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11B6CA" w14:textId="77777777" w:rsidR="006D1658" w:rsidRDefault="00000000">
      <w:pPr>
        <w:spacing w:before="240" w:after="240" w:line="480" w:lineRule="auto"/>
        <w:jc w:val="center"/>
        <w:rPr>
          <w:b/>
        </w:rPr>
      </w:pPr>
      <w:r>
        <w:rPr>
          <w:b/>
        </w:rPr>
        <w:t xml:space="preserve">ABridge: Text-type Instant Notes Generator using </w:t>
      </w:r>
      <w:commentRangeStart w:id="0"/>
      <w:r>
        <w:rPr>
          <w:b/>
        </w:rPr>
        <w:t>Natural Language Processing Algorithm</w:t>
      </w:r>
      <w:commentRangeEnd w:id="0"/>
      <w:r w:rsidR="00C50F4D">
        <w:rPr>
          <w:rStyle w:val="CommentReference"/>
        </w:rPr>
        <w:commentReference w:id="0"/>
      </w:r>
    </w:p>
    <w:p w14:paraId="359E0BE2" w14:textId="77777777" w:rsidR="006D1658" w:rsidRDefault="006D1658">
      <w:pPr>
        <w:spacing w:line="480" w:lineRule="auto"/>
        <w:jc w:val="center"/>
        <w:rPr>
          <w:b/>
        </w:rPr>
      </w:pPr>
    </w:p>
    <w:p w14:paraId="0B3AAA8B" w14:textId="77777777" w:rsidR="006D1658" w:rsidRDefault="006D1658">
      <w:pPr>
        <w:spacing w:line="480" w:lineRule="auto"/>
        <w:rPr>
          <w:b/>
        </w:rPr>
      </w:pPr>
    </w:p>
    <w:p w14:paraId="64AD5296" w14:textId="77777777" w:rsidR="006D1658" w:rsidRDefault="00000000">
      <w:pPr>
        <w:spacing w:line="480" w:lineRule="auto"/>
        <w:jc w:val="center"/>
      </w:pPr>
      <w:r>
        <w:t>A Thesis</w:t>
      </w:r>
    </w:p>
    <w:p w14:paraId="68463841" w14:textId="77777777" w:rsidR="006D1658" w:rsidRDefault="00000000">
      <w:pPr>
        <w:spacing w:line="480" w:lineRule="auto"/>
        <w:jc w:val="center"/>
      </w:pPr>
      <w:r>
        <w:t>presented to</w:t>
      </w:r>
    </w:p>
    <w:p w14:paraId="68E907CD" w14:textId="77777777" w:rsidR="006D1658" w:rsidRDefault="00000000">
      <w:pPr>
        <w:spacing w:line="480" w:lineRule="auto"/>
        <w:jc w:val="center"/>
      </w:pPr>
      <w:r>
        <w:t>The College of Computer Studies</w:t>
      </w:r>
    </w:p>
    <w:p w14:paraId="4EDD3CC8" w14:textId="77777777" w:rsidR="006D1658" w:rsidRDefault="00000000">
      <w:pPr>
        <w:spacing w:line="480" w:lineRule="auto"/>
        <w:jc w:val="center"/>
      </w:pPr>
      <w:r>
        <w:t>Central Philippine university</w:t>
      </w:r>
    </w:p>
    <w:p w14:paraId="1871A16C" w14:textId="77777777" w:rsidR="006D1658" w:rsidRDefault="00000000">
      <w:pPr>
        <w:spacing w:line="480" w:lineRule="auto"/>
        <w:jc w:val="center"/>
      </w:pPr>
      <w:r>
        <w:t>Iloilo City</w:t>
      </w:r>
    </w:p>
    <w:p w14:paraId="5A4A5AC3" w14:textId="77777777" w:rsidR="006D1658" w:rsidRDefault="006D1658">
      <w:pPr>
        <w:spacing w:line="480" w:lineRule="auto"/>
        <w:jc w:val="center"/>
      </w:pPr>
    </w:p>
    <w:p w14:paraId="7188E352" w14:textId="77777777" w:rsidR="006D1658" w:rsidRDefault="006D1658">
      <w:pPr>
        <w:spacing w:line="480" w:lineRule="auto"/>
        <w:jc w:val="center"/>
      </w:pPr>
    </w:p>
    <w:p w14:paraId="2B85C3FD" w14:textId="77777777" w:rsidR="006D1658" w:rsidRDefault="00000000">
      <w:pPr>
        <w:spacing w:line="480" w:lineRule="auto"/>
        <w:jc w:val="center"/>
      </w:pPr>
      <w:r>
        <w:t>In Partial Fulfillment</w:t>
      </w:r>
    </w:p>
    <w:p w14:paraId="45BC9CD9" w14:textId="77777777" w:rsidR="006D1658" w:rsidRDefault="00000000">
      <w:pPr>
        <w:spacing w:line="480" w:lineRule="auto"/>
        <w:jc w:val="center"/>
      </w:pPr>
      <w:r>
        <w:t>of the Requirements for the Degree of</w:t>
      </w:r>
    </w:p>
    <w:p w14:paraId="6FDA05CC" w14:textId="77777777" w:rsidR="006D1658" w:rsidRDefault="00000000">
      <w:pPr>
        <w:spacing w:line="480" w:lineRule="auto"/>
        <w:jc w:val="center"/>
      </w:pPr>
      <w:r>
        <w:t>Bachelor of Science in Computer Science</w:t>
      </w:r>
    </w:p>
    <w:p w14:paraId="1A1D6291" w14:textId="77777777" w:rsidR="006D1658" w:rsidRDefault="006D1658">
      <w:pPr>
        <w:spacing w:line="480" w:lineRule="auto"/>
        <w:jc w:val="center"/>
      </w:pPr>
    </w:p>
    <w:p w14:paraId="745B071A" w14:textId="77777777" w:rsidR="006D1658" w:rsidRDefault="006D1658">
      <w:pPr>
        <w:spacing w:line="480" w:lineRule="auto"/>
        <w:jc w:val="center"/>
      </w:pPr>
    </w:p>
    <w:p w14:paraId="632C53A6" w14:textId="77777777" w:rsidR="006D1658" w:rsidRDefault="006D1658">
      <w:pPr>
        <w:spacing w:line="480" w:lineRule="auto"/>
        <w:jc w:val="center"/>
      </w:pPr>
    </w:p>
    <w:p w14:paraId="3691F407" w14:textId="77777777" w:rsidR="006D1658" w:rsidRDefault="00000000">
      <w:pPr>
        <w:spacing w:line="480" w:lineRule="auto"/>
        <w:jc w:val="center"/>
      </w:pPr>
      <w:r>
        <w:t>By</w:t>
      </w:r>
    </w:p>
    <w:p w14:paraId="184B7987" w14:textId="77777777" w:rsidR="006D1658" w:rsidRDefault="006D1658">
      <w:pPr>
        <w:spacing w:line="480" w:lineRule="auto"/>
        <w:jc w:val="center"/>
      </w:pPr>
    </w:p>
    <w:p w14:paraId="2281E060" w14:textId="77777777" w:rsidR="006D1658" w:rsidRDefault="00000000">
      <w:pPr>
        <w:spacing w:line="480" w:lineRule="auto"/>
        <w:jc w:val="center"/>
      </w:pPr>
      <w:r>
        <w:t>Buñag, Rachelle Julie F.</w:t>
      </w:r>
      <w:r>
        <w:br/>
        <w:t>Draper, Sherry L.</w:t>
      </w:r>
    </w:p>
    <w:p w14:paraId="6B897C6B" w14:textId="77777777" w:rsidR="006D1658" w:rsidRDefault="00000000">
      <w:pPr>
        <w:spacing w:line="480" w:lineRule="auto"/>
        <w:jc w:val="center"/>
      </w:pPr>
      <w:r>
        <w:t xml:space="preserve">Pari-an, Kent </w:t>
      </w:r>
      <w:proofErr w:type="spellStart"/>
      <w:r>
        <w:t>Bryle</w:t>
      </w:r>
      <w:proofErr w:type="spellEnd"/>
      <w:r>
        <w:t xml:space="preserve"> Q.</w:t>
      </w:r>
    </w:p>
    <w:p w14:paraId="147701E5" w14:textId="77777777" w:rsidR="006D1658" w:rsidRDefault="00000000">
      <w:pPr>
        <w:spacing w:line="480" w:lineRule="auto"/>
        <w:jc w:val="center"/>
      </w:pPr>
      <w:r>
        <w:t>Ruiz, Christian Jake A.</w:t>
      </w:r>
    </w:p>
    <w:p w14:paraId="34906CC2" w14:textId="77777777" w:rsidR="006D1658" w:rsidRDefault="006D1658">
      <w:pPr>
        <w:spacing w:line="480" w:lineRule="auto"/>
      </w:pPr>
    </w:p>
    <w:p w14:paraId="23A91BA8" w14:textId="77777777" w:rsidR="006D1658" w:rsidRDefault="006D1658">
      <w:pPr>
        <w:spacing w:line="480" w:lineRule="auto"/>
        <w:jc w:val="center"/>
        <w:rPr>
          <w:b/>
        </w:rPr>
      </w:pPr>
    </w:p>
    <w:p w14:paraId="2996B2F5" w14:textId="77777777" w:rsidR="006D1658" w:rsidRDefault="00000000">
      <w:pPr>
        <w:pStyle w:val="Heading4"/>
        <w:spacing w:line="480" w:lineRule="auto"/>
        <w:jc w:val="center"/>
      </w:pPr>
      <w:bookmarkStart w:id="1" w:name="_o34prens55m7" w:colFirst="0" w:colLast="0"/>
      <w:bookmarkEnd w:id="1"/>
      <w:r>
        <w:rPr>
          <w:b/>
          <w:color w:val="000000"/>
          <w:sz w:val="22"/>
          <w:szCs w:val="22"/>
        </w:rPr>
        <w:lastRenderedPageBreak/>
        <w:t>CHAPTER I</w:t>
      </w:r>
    </w:p>
    <w:p w14:paraId="155C19F4" w14:textId="77777777" w:rsidR="006D1658" w:rsidRDefault="006D1658">
      <w:pPr>
        <w:spacing w:line="480" w:lineRule="auto"/>
        <w:jc w:val="center"/>
        <w:rPr>
          <w:b/>
        </w:rPr>
      </w:pPr>
    </w:p>
    <w:p w14:paraId="095C5AEB" w14:textId="77777777" w:rsidR="006D1658" w:rsidRDefault="00000000">
      <w:pPr>
        <w:spacing w:line="480" w:lineRule="auto"/>
        <w:jc w:val="center"/>
        <w:rPr>
          <w:b/>
        </w:rPr>
      </w:pPr>
      <w:r>
        <w:rPr>
          <w:b/>
        </w:rPr>
        <w:t>INTRODUCTION</w:t>
      </w:r>
    </w:p>
    <w:p w14:paraId="3718A278" w14:textId="77777777" w:rsidR="006D1658" w:rsidRDefault="00000000">
      <w:pPr>
        <w:spacing w:line="480" w:lineRule="auto"/>
        <w:jc w:val="both"/>
        <w:rPr>
          <w:i/>
        </w:rPr>
      </w:pPr>
      <w:r>
        <w:rPr>
          <w:i/>
        </w:rPr>
        <w:br/>
        <w:t>Overview of the current state</w:t>
      </w:r>
    </w:p>
    <w:p w14:paraId="471D98CE" w14:textId="4937C384" w:rsidR="006D1658" w:rsidRDefault="00000000">
      <w:pPr>
        <w:spacing w:line="480" w:lineRule="auto"/>
        <w:ind w:firstLine="720"/>
        <w:jc w:val="both"/>
      </w:pPr>
      <w:r>
        <w:t xml:space="preserve">Education is vital to the youth and has affected billions of lives. Proper education opens doors to multiple opportunities and has been the cause of the greatest inventions and innovations, bringing efficiency and comfort to another level while fostering critical thinking skills and responsible global citizenship. Time management is a critical skill in education that directly influences </w:t>
      </w:r>
      <w:r w:rsidR="00BE66AA">
        <w:t>students' academic success and overall productivity</w:t>
      </w:r>
      <w:r>
        <w:t>, which can affect a student's performance amid responsibilities and academic activities. According to Statista (2013), 86% of college students in the US struggle with time management. Time management and mental stability are crucial aspects of a student's life, especially considering their academic pressures and personal challenges.</w:t>
      </w:r>
    </w:p>
    <w:p w14:paraId="557BEE0D" w14:textId="77777777" w:rsidR="006D1658" w:rsidRDefault="00000000">
      <w:pPr>
        <w:spacing w:line="480" w:lineRule="auto"/>
        <w:jc w:val="both"/>
      </w:pPr>
      <w:r>
        <w:tab/>
        <w:t xml:space="preserve">Another important skill students must have </w:t>
      </w:r>
      <w:proofErr w:type="gramStart"/>
      <w:r>
        <w:t>is</w:t>
      </w:r>
      <w:proofErr w:type="gramEnd"/>
      <w:r>
        <w:t xml:space="preserve"> effective note-taking techniques, as it is considered a fundamental aspect of students' learning experiences and plays a significant role in their educational performance. Note-taking can be applied to numerous activities in educational spaces and professional workplaces. It is a method that allows data organization, resulting in efficient and effective ways of retaining information that can be used to gain clarity or a better understanding of certain topics. Students use this during lectures to record and process information as their study guide for assessments or examinations.</w:t>
      </w:r>
    </w:p>
    <w:p w14:paraId="0E68530D" w14:textId="53D519B5" w:rsidR="006D1658" w:rsidRDefault="00000000">
      <w:pPr>
        <w:spacing w:line="480" w:lineRule="auto"/>
        <w:jc w:val="both"/>
      </w:pPr>
      <w:r>
        <w:tab/>
        <w:t>Recent research states that even the fastest note-takers only get around 80% of the key lecture themes, with students recording an average of about one-third. Th</w:t>
      </w:r>
      <w:ins w:id="2" w:author="SAPUL Ma. Shiela C." w:date="2024-05-24T09:59:00Z" w16du:dateUtc="2024-05-24T01:59:00Z">
        <w:r w:rsidR="00BE66AA">
          <w:t xml:space="preserve">e result </w:t>
        </w:r>
      </w:ins>
      <w:r>
        <w:t xml:space="preserve">implies that many students have difficulty remembering important knowledge. (Glean, </w:t>
      </w:r>
      <w:r>
        <w:lastRenderedPageBreak/>
        <w:t xml:space="preserve">2023). Taking notes during lectures can be intellectually challenging, and students may find it difficult to remember important details or may record them incorrectly. Remembering important details might result from student note-taking abilities and/or the instructor's </w:t>
      </w:r>
      <w:ins w:id="3" w:author="SAPUL Ma. Shiela C." w:date="2024-05-24T09:59:00Z" w16du:dateUtc="2024-05-24T01:59:00Z">
        <w:r w:rsidR="00BE66AA">
          <w:t>content presentation</w:t>
        </w:r>
      </w:ins>
      <w:r>
        <w:t xml:space="preserve">, such as an inaudible or fast-paced speech (Stacy, E. M., &amp; Cain, J., 2015). Effective </w:t>
      </w:r>
      <w:proofErr w:type="gramStart"/>
      <w:r>
        <w:t>note-taking</w:t>
      </w:r>
      <w:proofErr w:type="gramEnd"/>
      <w:r>
        <w:t xml:space="preserve"> helps students optimize their time by enabling them to focus on essential content</w:t>
      </w:r>
      <w:ins w:id="4" w:author="SAPUL Ma. Shiela C." w:date="2024-05-24T10:00:00Z" w16du:dateUtc="2024-05-24T02:00:00Z">
        <w:r w:rsidR="00BE66AA">
          <w:t>. Note-taking practices' efficacy and</w:t>
        </w:r>
      </w:ins>
      <w:r>
        <w:t xml:space="preserve"> impact on academic performance warrant important consideration.</w:t>
      </w:r>
    </w:p>
    <w:p w14:paraId="5346C388" w14:textId="4FEEB138" w:rsidR="006D1658" w:rsidRDefault="00000000">
      <w:pPr>
        <w:spacing w:line="480" w:lineRule="auto"/>
        <w:jc w:val="both"/>
      </w:pPr>
      <w:r>
        <w:tab/>
        <w:t xml:space="preserve">Technology integration has revolutionized nearly every aspect of education, offering students and educators innovative tools and resources to enhance </w:t>
      </w:r>
      <w:proofErr w:type="gramStart"/>
      <w:r>
        <w:t>teaching</w:t>
      </w:r>
      <w:proofErr w:type="gramEnd"/>
      <w:r>
        <w:t xml:space="preserve"> and learning experiences. One area where technology has significantly impacted student learning is note-taking. Traditional methods of pen-and-paper </w:t>
      </w:r>
      <w:proofErr w:type="gramStart"/>
      <w:r>
        <w:t>note-taking</w:t>
      </w:r>
      <w:proofErr w:type="gramEnd"/>
      <w:r>
        <w:t xml:space="preserve"> are increasingly being supplemented or replaced by digital tools and platforms that offer a range of features to enhance the learning process and </w:t>
      </w:r>
      <w:ins w:id="5" w:author="SAPUL Ma. Shiela C." w:date="2024-05-24T10:00:00Z" w16du:dateUtc="2024-05-24T02:00:00Z">
        <w:r w:rsidR="00BE66AA">
          <w:t>allow students</w:t>
        </w:r>
      </w:ins>
      <w:r>
        <w:t xml:space="preserve"> to explore its impact on their learning outcomes. Especially during the pandemic, as students increasingly turned to personal computers, laptops, and mobile devices for online education, the landscape of </w:t>
      </w:r>
      <w:proofErr w:type="gramStart"/>
      <w:r>
        <w:t>note-taking</w:t>
      </w:r>
      <w:proofErr w:type="gramEnd"/>
      <w:r>
        <w:t xml:space="preserve"> experienced a significant shift towards technology integration. Students opted for digital platforms such as Word-type documents and Quizlet, a preferred application among peers, to effectively capture and organize their notes in this new educational paradigm.  </w:t>
      </w:r>
    </w:p>
    <w:p w14:paraId="5CC81FE1" w14:textId="77777777" w:rsidR="006D1658" w:rsidRDefault="00000000">
      <w:pPr>
        <w:spacing w:line="480" w:lineRule="auto"/>
        <w:ind w:firstLine="720"/>
        <w:jc w:val="both"/>
      </w:pPr>
      <w:r>
        <w:t xml:space="preserve">Another educational technology application, like </w:t>
      </w:r>
      <w:proofErr w:type="spellStart"/>
      <w:r>
        <w:t>Knowt</w:t>
      </w:r>
      <w:proofErr w:type="spellEnd"/>
      <w:r>
        <w:t>, offers file import systems, OCR and text summarization that can generate inaccurate notes where students cannot utilize the result.</w:t>
      </w:r>
    </w:p>
    <w:p w14:paraId="047BF506" w14:textId="46DC96EE" w:rsidR="006D1658" w:rsidRDefault="00000000">
      <w:pPr>
        <w:spacing w:line="480" w:lineRule="auto"/>
        <w:jc w:val="both"/>
      </w:pPr>
      <w:r>
        <w:t xml:space="preserve">    Integrating technology with </w:t>
      </w:r>
      <w:proofErr w:type="gramStart"/>
      <w:r>
        <w:t>note-taking</w:t>
      </w:r>
      <w:proofErr w:type="gramEnd"/>
      <w:r>
        <w:t xml:space="preserve"> offers numerous benefits but presents several challenges and problems. Students may need help navigating complex software interfaces and customized settings. Traditional handwriting methods also pose a problem: it can be challenging to structure and categorize handwritten notes effectively, leading to difficult</w:t>
      </w:r>
      <w:ins w:id="6" w:author="SAPUL Ma. Shiela C." w:date="2024-05-24T10:01:00Z" w16du:dateUtc="2024-05-24T02:01:00Z">
        <w:r w:rsidR="00BE66AA">
          <w:t>y</w:t>
        </w:r>
      </w:ins>
      <w:r>
        <w:t xml:space="preserve"> reviewing and studying the material later.</w:t>
      </w:r>
    </w:p>
    <w:p w14:paraId="2273AB71" w14:textId="77777777" w:rsidR="006D1658" w:rsidRDefault="00000000">
      <w:pPr>
        <w:spacing w:line="480" w:lineRule="auto"/>
        <w:jc w:val="both"/>
      </w:pPr>
      <w:r>
        <w:lastRenderedPageBreak/>
        <w:t xml:space="preserve">    Considering the advantages, </w:t>
      </w:r>
      <w:proofErr w:type="gramStart"/>
      <w:r>
        <w:t>challenges</w:t>
      </w:r>
      <w:proofErr w:type="gramEnd"/>
      <w:r>
        <w:t xml:space="preserve"> and implications of using traditional and technology-enhanced note-taking methods, this leads the team to develop a text-type instant note-generating application to allow students to upload their notes in either PDF or image format. The text data from the uploaded files will be processed, </w:t>
      </w:r>
      <w:proofErr w:type="gramStart"/>
      <w:r>
        <w:t>summarized</w:t>
      </w:r>
      <w:proofErr w:type="gramEnd"/>
      <w:r>
        <w:t xml:space="preserve"> and generated into notes. The student can then create quizzes or flashcards for their review.</w:t>
      </w:r>
    </w:p>
    <w:p w14:paraId="4A84D3BC" w14:textId="77777777" w:rsidR="006D1658" w:rsidRDefault="00000000">
      <w:pPr>
        <w:spacing w:line="480" w:lineRule="auto"/>
        <w:jc w:val="both"/>
      </w:pPr>
      <w:r>
        <w:t xml:space="preserve">    This study's proposed subject or stakeholders are the Grade six students of the Elementary Department of Central Philippine University. The grade six level is critical in a student's cognitive and academic development. Students are transitioning from concrete to more abstract thinking at this age, which impacts their ability to take notes and comprehend scientific concepts effectively. Understanding note-taking problems at this stage can provide insights into cognitive processes and learning strategies that can be applied across various subjects. Initially, we only focus on the Science curriculum of the Grade six students, as the subject contains multiple terminologies and definitions. Science education in grade six often introduces foundational concepts in biology, chemistry, physics, and earth sciences. Effective note-taking skills are essential for students to grasp these fundamental principles, develop scientific literacy, and cultivate a curiosity for inquiry-based learning.</w:t>
      </w:r>
    </w:p>
    <w:p w14:paraId="64BBAA49" w14:textId="77777777" w:rsidR="006D1658" w:rsidRDefault="006D1658">
      <w:pPr>
        <w:spacing w:line="480" w:lineRule="auto"/>
        <w:jc w:val="both"/>
      </w:pPr>
    </w:p>
    <w:p w14:paraId="0E80AE4E" w14:textId="77777777" w:rsidR="006D1658" w:rsidRDefault="006D1658">
      <w:pPr>
        <w:spacing w:line="480" w:lineRule="auto"/>
        <w:jc w:val="both"/>
      </w:pPr>
    </w:p>
    <w:p w14:paraId="79AB9C82" w14:textId="77777777" w:rsidR="006D1658" w:rsidRDefault="006D1658">
      <w:pPr>
        <w:spacing w:line="480" w:lineRule="auto"/>
        <w:jc w:val="both"/>
      </w:pPr>
    </w:p>
    <w:p w14:paraId="47A00D94" w14:textId="77777777" w:rsidR="006D1658" w:rsidRDefault="006D1658">
      <w:pPr>
        <w:spacing w:line="480" w:lineRule="auto"/>
        <w:jc w:val="both"/>
      </w:pPr>
    </w:p>
    <w:p w14:paraId="6235C566" w14:textId="77777777" w:rsidR="006D1658" w:rsidRDefault="006D1658">
      <w:pPr>
        <w:spacing w:line="480" w:lineRule="auto"/>
        <w:jc w:val="both"/>
      </w:pPr>
    </w:p>
    <w:p w14:paraId="43E2C3B4" w14:textId="77777777" w:rsidR="006D1658" w:rsidRDefault="006D1658">
      <w:pPr>
        <w:spacing w:line="480" w:lineRule="auto"/>
        <w:jc w:val="both"/>
      </w:pPr>
    </w:p>
    <w:p w14:paraId="6D7AAE93" w14:textId="77777777" w:rsidR="006D1658" w:rsidRDefault="00000000">
      <w:pPr>
        <w:spacing w:line="480" w:lineRule="auto"/>
      </w:pPr>
      <w:r>
        <w:rPr>
          <w:i/>
        </w:rPr>
        <w:t>Desired State of Technology</w:t>
      </w:r>
    </w:p>
    <w:p w14:paraId="1688239B" w14:textId="77777777" w:rsidR="006D1658" w:rsidRDefault="00000000">
      <w:pPr>
        <w:spacing w:line="480" w:lineRule="auto"/>
        <w:ind w:firstLine="720"/>
        <w:jc w:val="both"/>
      </w:pPr>
      <w:r>
        <w:t xml:space="preserve">Traditional note-taking methods often rely solely on pen and paper, overlooking the vast array of digital tools and resources available to enhance note-taking experiences. </w:t>
      </w:r>
      <w:r>
        <w:lastRenderedPageBreak/>
        <w:t xml:space="preserve">By acknowledging the potential benefits of technology in </w:t>
      </w:r>
      <w:proofErr w:type="gramStart"/>
      <w:r>
        <w:t>note-taking</w:t>
      </w:r>
      <w:proofErr w:type="gramEnd"/>
      <w:r>
        <w:t xml:space="preserve">, such as increased efficiency, accessibility, and customization, the group seeks to address the gap between conventional and modern approaches to learning. Technology-based </w:t>
      </w:r>
      <w:proofErr w:type="gramStart"/>
      <w:r>
        <w:t>note-taking</w:t>
      </w:r>
      <w:proofErr w:type="gramEnd"/>
      <w:r>
        <w:t xml:space="preserve"> allows for easier organization, searchability, and access to notes across devices, providing greater convenience for students who prefer digital platforms. Integrating technology into traditional note-taking practices fills several significant gaps, enhancing the effectiveness and efficiency of </w:t>
      </w:r>
      <w:proofErr w:type="gramStart"/>
      <w:r>
        <w:t>note-taking</w:t>
      </w:r>
      <w:proofErr w:type="gramEnd"/>
      <w:r>
        <w:t>.</w:t>
      </w:r>
    </w:p>
    <w:p w14:paraId="7FCAC1DA" w14:textId="77777777" w:rsidR="006D1658" w:rsidRDefault="00000000">
      <w:pPr>
        <w:spacing w:line="480" w:lineRule="auto"/>
        <w:ind w:firstLine="720"/>
        <w:jc w:val="both"/>
        <w:rPr>
          <w:sz w:val="24"/>
          <w:szCs w:val="24"/>
        </w:rPr>
      </w:pPr>
      <w:r>
        <w:t>The desired state of technology for the proposed web application, developed using Python, integrates various features such as text generation, summarization, quizzes, and flashcards. This application utilizes Natural Language Processing (NLP) algorithms for text classification and summarization. It uses both extractive and abstractive approaches to apply strategies like text classification for organizing material and text summarizing for rapid reading of long texts.</w:t>
      </w:r>
    </w:p>
    <w:p w14:paraId="207BD284" w14:textId="73F8466A" w:rsidR="006D1658" w:rsidRDefault="00000000">
      <w:pPr>
        <w:spacing w:line="480" w:lineRule="auto"/>
        <w:ind w:firstLine="720"/>
        <w:jc w:val="both"/>
        <w:rPr>
          <w:sz w:val="24"/>
          <w:szCs w:val="24"/>
        </w:rPr>
      </w:pPr>
      <w:r>
        <w:rPr>
          <w:color w:val="0D0D0D"/>
        </w:rPr>
        <w:t xml:space="preserve">Furthermore, document embedding using the Bag of Words paradigm makes simple categorization tasks possible. Techniques for lemmatization and stemming decrease word variability, improving the effectiveness and stability of NLP </w:t>
      </w:r>
      <w:proofErr w:type="gramStart"/>
      <w:r>
        <w:rPr>
          <w:color w:val="0D0D0D"/>
        </w:rPr>
        <w:t>algorithms</w:t>
      </w:r>
      <w:proofErr w:type="gramEnd"/>
      <w:r>
        <w:rPr>
          <w:color w:val="0D0D0D"/>
        </w:rPr>
        <w:t xml:space="preserve"> and ensuring the accuracy of the system</w:t>
      </w:r>
      <w:r w:rsidR="00BE66AA">
        <w:rPr>
          <w:color w:val="0D0D0D"/>
        </w:rPr>
        <w:t>'</w:t>
      </w:r>
      <w:r>
        <w:rPr>
          <w:color w:val="0D0D0D"/>
        </w:rPr>
        <w:t>s results.</w:t>
      </w:r>
    </w:p>
    <w:p w14:paraId="4947D16B" w14:textId="77777777" w:rsidR="006D1658" w:rsidRDefault="00000000">
      <w:pPr>
        <w:spacing w:line="480" w:lineRule="auto"/>
        <w:ind w:firstLine="720"/>
        <w:jc w:val="both"/>
        <w:rPr>
          <w:sz w:val="24"/>
          <w:szCs w:val="24"/>
        </w:rPr>
      </w:pPr>
      <w:r>
        <w:rPr>
          <w:color w:val="0D0D0D"/>
        </w:rPr>
        <w:t xml:space="preserve">Based on popular educational technology applications, only </w:t>
      </w:r>
      <w:proofErr w:type="spellStart"/>
      <w:r>
        <w:rPr>
          <w:color w:val="0D0D0D"/>
        </w:rPr>
        <w:t>Knowt</w:t>
      </w:r>
      <w:proofErr w:type="spellEnd"/>
      <w:r>
        <w:rPr>
          <w:color w:val="0D0D0D"/>
        </w:rPr>
        <w:t xml:space="preserve"> utilizes </w:t>
      </w:r>
      <w:proofErr w:type="gramStart"/>
      <w:r>
        <w:rPr>
          <w:color w:val="0D0D0D"/>
        </w:rPr>
        <w:t>OCR  technology</w:t>
      </w:r>
      <w:proofErr w:type="gramEnd"/>
      <w:r>
        <w:rPr>
          <w:color w:val="0D0D0D"/>
        </w:rPr>
        <w:t>. The application uses Tesseract, an open-source optical character recognition (OCR) engine, for text recognition and document scanning. While text detection and character recognition separate and examine text sections, image preprocessing techniques increase the accuracy of OCR. Language modeling uses statistical language models and dictionaries to improve recognition accuracy. The identified text output is refined for better readability through post-processing procedures.</w:t>
      </w:r>
    </w:p>
    <w:p w14:paraId="6339C9F0" w14:textId="77777777" w:rsidR="006D1658" w:rsidRDefault="00000000">
      <w:pPr>
        <w:spacing w:line="480" w:lineRule="auto"/>
        <w:ind w:firstLine="720"/>
        <w:jc w:val="both"/>
      </w:pPr>
      <w:r>
        <w:rPr>
          <w:color w:val="0D0D0D"/>
        </w:rPr>
        <w:lastRenderedPageBreak/>
        <w:t>Overall, this web application developed with Python offers a complete platform to generate study notes, summarize information, make quizzes, and use flashcards, all improving users' learning outcomes.</w:t>
      </w:r>
    </w:p>
    <w:p w14:paraId="3B04F4BF" w14:textId="77777777" w:rsidR="006D1658" w:rsidRDefault="006D1658">
      <w:pPr>
        <w:spacing w:line="480" w:lineRule="auto"/>
        <w:jc w:val="both"/>
        <w:rPr>
          <w:i/>
        </w:rPr>
      </w:pPr>
    </w:p>
    <w:p w14:paraId="482E2731" w14:textId="77777777" w:rsidR="006D1658" w:rsidRDefault="00000000">
      <w:pPr>
        <w:spacing w:line="480" w:lineRule="auto"/>
        <w:jc w:val="both"/>
        <w:rPr>
          <w:i/>
          <w:highlight w:val="white"/>
        </w:rPr>
      </w:pPr>
      <w:r>
        <w:rPr>
          <w:i/>
          <w:highlight w:val="white"/>
        </w:rPr>
        <w:t>Statement of the Problem</w:t>
      </w:r>
    </w:p>
    <w:p w14:paraId="2DA25A8B" w14:textId="77777777" w:rsidR="006D1658" w:rsidRDefault="00000000">
      <w:pPr>
        <w:spacing w:line="480" w:lineRule="auto"/>
        <w:jc w:val="both"/>
      </w:pPr>
      <w:r>
        <w:t>The study aims to address the following problems:</w:t>
      </w:r>
    </w:p>
    <w:p w14:paraId="487854DF" w14:textId="77777777" w:rsidR="006D1658" w:rsidRDefault="00000000">
      <w:pPr>
        <w:numPr>
          <w:ilvl w:val="0"/>
          <w:numId w:val="5"/>
        </w:numPr>
        <w:spacing w:line="480" w:lineRule="auto"/>
        <w:jc w:val="both"/>
      </w:pPr>
      <w:r>
        <w:t>The lack of time available for studying directly results from the significant time required to craft detailed notes thoroughly. This issue often leads to decreased quality study time and can negatively impact academic performance.</w:t>
      </w:r>
    </w:p>
    <w:p w14:paraId="4B5CC8B3" w14:textId="70298237" w:rsidR="006D1658" w:rsidRDefault="00000000">
      <w:pPr>
        <w:numPr>
          <w:ilvl w:val="0"/>
          <w:numId w:val="5"/>
        </w:numPr>
        <w:spacing w:line="480" w:lineRule="auto"/>
        <w:jc w:val="both"/>
      </w:pPr>
      <w:r>
        <w:t xml:space="preserve">Improper time management becomes a common struggle for students when they </w:t>
      </w:r>
      <w:proofErr w:type="gramStart"/>
      <w:r>
        <w:t>have to</w:t>
      </w:r>
      <w:proofErr w:type="gramEnd"/>
      <w:r>
        <w:t xml:space="preserve"> juggle studying multiple subjects, each demanding time and attention, ultimately leading to overloaded schedules and potential burnout.</w:t>
      </w:r>
    </w:p>
    <w:p w14:paraId="418C6520" w14:textId="52AEB9E4" w:rsidR="006D1658"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pacing w:line="480" w:lineRule="auto"/>
        <w:rPr>
          <w:rFonts w:ascii="Roboto" w:eastAsia="Roboto" w:hAnsi="Roboto" w:cs="Roboto"/>
          <w:sz w:val="21"/>
          <w:szCs w:val="21"/>
          <w:highlight w:val="white"/>
        </w:rPr>
      </w:pPr>
      <w:r>
        <w:rPr>
          <w:rFonts w:ascii="Roboto" w:eastAsia="Roboto" w:hAnsi="Roboto" w:cs="Roboto"/>
          <w:sz w:val="21"/>
          <w:szCs w:val="21"/>
          <w:highlight w:val="white"/>
        </w:rPr>
        <w:t xml:space="preserve">Disinterest in reading and utilizing textbooks in a school environment leads to reduced learning outcomes due to </w:t>
      </w:r>
      <w:ins w:id="7" w:author="SAPUL Ma. Shiela C." w:date="2024-05-24T10:02:00Z" w16du:dateUtc="2024-05-24T02:02:00Z">
        <w:r w:rsidR="00BE66AA">
          <w:rPr>
            <w:rFonts w:ascii="Roboto" w:eastAsia="Roboto" w:hAnsi="Roboto" w:cs="Roboto"/>
            <w:sz w:val="21"/>
            <w:szCs w:val="21"/>
            <w:highlight w:val="white"/>
          </w:rPr>
          <w:t xml:space="preserve">a </w:t>
        </w:r>
      </w:ins>
      <w:r>
        <w:rPr>
          <w:rFonts w:ascii="Roboto" w:eastAsia="Roboto" w:hAnsi="Roboto" w:cs="Roboto"/>
          <w:sz w:val="21"/>
          <w:szCs w:val="21"/>
          <w:highlight w:val="white"/>
        </w:rPr>
        <w:t>lack of efficiency and student engagement in the traditional learning process.</w:t>
      </w:r>
    </w:p>
    <w:p w14:paraId="42105E42" w14:textId="77777777" w:rsidR="006D1658" w:rsidRDefault="006D1658">
      <w:pPr>
        <w:spacing w:line="480" w:lineRule="auto"/>
      </w:pPr>
    </w:p>
    <w:p w14:paraId="08FCD775" w14:textId="77777777" w:rsidR="006D1658" w:rsidRDefault="00000000">
      <w:pPr>
        <w:spacing w:line="480" w:lineRule="auto"/>
        <w:rPr>
          <w:i/>
        </w:rPr>
      </w:pPr>
      <w:r>
        <w:rPr>
          <w:i/>
        </w:rPr>
        <w:t>General Objective:</w:t>
      </w:r>
    </w:p>
    <w:p w14:paraId="66E24FEF" w14:textId="07AA8601" w:rsidR="006D1658" w:rsidRDefault="00966923" w:rsidP="00966923">
      <w:pPr>
        <w:spacing w:line="480" w:lineRule="auto"/>
        <w:ind w:firstLine="720"/>
        <w:pPrChange w:id="8" w:author="SAPUL Ma. Shiela C." w:date="2024-05-24T11:56:00Z" w16du:dateUtc="2024-05-24T03:56:00Z">
          <w:pPr>
            <w:spacing w:line="480" w:lineRule="auto"/>
          </w:pPr>
        </w:pPrChange>
      </w:pPr>
      <w:ins w:id="9" w:author="SAPUL Ma. Shiela C." w:date="2024-05-24T11:56:00Z" w16du:dateUtc="2024-05-24T03:56:00Z">
        <w:r>
          <w:t xml:space="preserve">This study </w:t>
        </w:r>
      </w:ins>
      <w:ins w:id="10" w:author="SAPUL Ma. Shiela C." w:date="2024-05-24T11:57:00Z" w16du:dateUtc="2024-05-24T03:57:00Z">
        <w:r>
          <w:t xml:space="preserve">uses </w:t>
        </w:r>
        <w:commentRangeStart w:id="11"/>
        <w:r>
          <w:t>machine</w:t>
        </w:r>
      </w:ins>
      <w:commentRangeEnd w:id="11"/>
      <w:ins w:id="12" w:author="SAPUL Ma. Shiela C." w:date="2024-05-24T11:58:00Z" w16du:dateUtc="2024-05-24T03:58:00Z">
        <w:r>
          <w:rPr>
            <w:rStyle w:val="CommentReference"/>
          </w:rPr>
          <w:commentReference w:id="11"/>
        </w:r>
      </w:ins>
      <w:ins w:id="13" w:author="SAPUL Ma. Shiela C." w:date="2024-05-24T11:57:00Z" w16du:dateUtc="2024-05-24T03:57:00Z">
        <w:r>
          <w:t xml:space="preserve"> learning</w:t>
        </w:r>
      </w:ins>
      <w:ins w:id="14" w:author="SAPUL Ma. Shiela C." w:date="2024-05-24T11:58:00Z" w16du:dateUtc="2024-05-24T03:58:00Z">
        <w:r>
          <w:t>, natural language algorithms,</w:t>
        </w:r>
      </w:ins>
      <w:ins w:id="15" w:author="SAPUL Ma. Shiela C." w:date="2024-05-24T11:57:00Z" w16du:dateUtc="2024-05-24T03:57:00Z">
        <w:r>
          <w:t xml:space="preserve"> and OCR technology to develop a Text-Type Instant Study Notes Generator for the Central Philippine University Elementary Science Curriculum</w:t>
        </w:r>
      </w:ins>
      <w:r w:rsidR="00000000">
        <w:t>.</w:t>
      </w:r>
    </w:p>
    <w:p w14:paraId="13217904" w14:textId="77777777" w:rsidR="006D1658" w:rsidRDefault="006D1658">
      <w:pPr>
        <w:spacing w:line="480" w:lineRule="auto"/>
      </w:pPr>
    </w:p>
    <w:p w14:paraId="062C453B" w14:textId="77777777" w:rsidR="006D1658" w:rsidRDefault="006D1658">
      <w:pPr>
        <w:spacing w:line="480" w:lineRule="auto"/>
        <w:rPr>
          <w:ins w:id="16" w:author="SAPUL Ma. Shiela C." w:date="2024-05-24T11:27:00Z" w16du:dateUtc="2024-05-24T03:27:00Z"/>
        </w:rPr>
      </w:pPr>
    </w:p>
    <w:p w14:paraId="1466FE99" w14:textId="77777777" w:rsidR="00BE66AA" w:rsidRDefault="00BE66AA">
      <w:pPr>
        <w:spacing w:line="480" w:lineRule="auto"/>
        <w:rPr>
          <w:ins w:id="17" w:author="SAPUL Ma. Shiela C." w:date="2024-05-24T11:27:00Z" w16du:dateUtc="2024-05-24T03:27:00Z"/>
        </w:rPr>
      </w:pPr>
    </w:p>
    <w:p w14:paraId="08A6E236" w14:textId="77777777" w:rsidR="00BE66AA" w:rsidRDefault="00BE66AA">
      <w:pPr>
        <w:spacing w:line="480" w:lineRule="auto"/>
      </w:pPr>
    </w:p>
    <w:p w14:paraId="6B689371" w14:textId="77777777" w:rsidR="006D1658" w:rsidRDefault="006D1658">
      <w:pPr>
        <w:spacing w:line="480" w:lineRule="auto"/>
      </w:pPr>
    </w:p>
    <w:p w14:paraId="25ED39EF" w14:textId="77777777" w:rsidR="006D1658" w:rsidRDefault="006D1658">
      <w:pPr>
        <w:spacing w:line="480" w:lineRule="auto"/>
      </w:pPr>
    </w:p>
    <w:p w14:paraId="6DAD2301" w14:textId="5C1DA2C0" w:rsidR="00966923" w:rsidRDefault="00000000">
      <w:pPr>
        <w:spacing w:line="480" w:lineRule="auto"/>
        <w:rPr>
          <w:i/>
        </w:rPr>
      </w:pPr>
      <w:r>
        <w:rPr>
          <w:i/>
        </w:rPr>
        <w:lastRenderedPageBreak/>
        <w:t>Specific Objectives:</w:t>
      </w:r>
    </w:p>
    <w:p w14:paraId="2164C81C" w14:textId="77777777" w:rsidR="006D1658" w:rsidRDefault="00000000">
      <w:pPr>
        <w:numPr>
          <w:ilvl w:val="0"/>
          <w:numId w:val="2"/>
        </w:numPr>
        <w:spacing w:line="480" w:lineRule="auto"/>
      </w:pPr>
      <w:r>
        <w:t xml:space="preserve">To develop an automated note-taking feature to reduce the time required for creating study </w:t>
      </w:r>
      <w:proofErr w:type="gramStart"/>
      <w:r>
        <w:t>notes</w:t>
      </w:r>
      <w:proofErr w:type="gramEnd"/>
    </w:p>
    <w:p w14:paraId="325DB01E" w14:textId="77777777" w:rsidR="006D1658" w:rsidRDefault="00000000">
      <w:pPr>
        <w:numPr>
          <w:ilvl w:val="0"/>
          <w:numId w:val="2"/>
        </w:numPr>
        <w:spacing w:line="480" w:lineRule="auto"/>
      </w:pPr>
      <w:r>
        <w:t xml:space="preserve">To develop a time management tool that will help students learn how to manage their time between multiple subjects </w:t>
      </w:r>
      <w:proofErr w:type="gramStart"/>
      <w:r>
        <w:t>efficiently</w:t>
      </w:r>
      <w:proofErr w:type="gramEnd"/>
    </w:p>
    <w:p w14:paraId="4F3A2F7C" w14:textId="77777777" w:rsidR="006D1658" w:rsidRDefault="00000000">
      <w:pPr>
        <w:numPr>
          <w:ilvl w:val="0"/>
          <w:numId w:val="2"/>
        </w:numPr>
        <w:spacing w:line="480" w:lineRule="auto"/>
      </w:pPr>
      <w:r>
        <w:t>To develop a real time notes generator tool that instantly generates notes from textbooks dedicated to enhancing student engagement towards achieving successful learning outcomes.</w:t>
      </w:r>
    </w:p>
    <w:p w14:paraId="063C97EB" w14:textId="77777777" w:rsidR="006D1658" w:rsidRDefault="006D1658">
      <w:pPr>
        <w:spacing w:line="480" w:lineRule="auto"/>
        <w:ind w:left="720"/>
      </w:pPr>
    </w:p>
    <w:p w14:paraId="5D9CCD1D" w14:textId="77777777" w:rsidR="006D1658" w:rsidRDefault="00000000">
      <w:pPr>
        <w:spacing w:line="480" w:lineRule="auto"/>
        <w:rPr>
          <w:i/>
        </w:rPr>
      </w:pPr>
      <w:r>
        <w:rPr>
          <w:i/>
        </w:rPr>
        <w:t xml:space="preserve">Theoretical </w:t>
      </w:r>
      <w:commentRangeStart w:id="18"/>
      <w:r>
        <w:rPr>
          <w:i/>
        </w:rPr>
        <w:t>Framework</w:t>
      </w:r>
      <w:commentRangeEnd w:id="18"/>
      <w:r w:rsidR="00BE66AA">
        <w:rPr>
          <w:rStyle w:val="CommentReference"/>
        </w:rPr>
        <w:commentReference w:id="18"/>
      </w:r>
      <w:r>
        <w:rPr>
          <w:i/>
        </w:rPr>
        <w:t xml:space="preserve"> of the Study</w:t>
      </w:r>
      <w:r>
        <w:rPr>
          <w:noProof/>
        </w:rPr>
        <w:drawing>
          <wp:anchor distT="114300" distB="114300" distL="114300" distR="114300" simplePos="0" relativeHeight="251658240" behindDoc="0" locked="0" layoutInCell="1" hidden="0" allowOverlap="1" wp14:anchorId="69DB0089" wp14:editId="11B07B63">
            <wp:simplePos x="0" y="0"/>
            <wp:positionH relativeFrom="column">
              <wp:posOffset>-547687</wp:posOffset>
            </wp:positionH>
            <wp:positionV relativeFrom="paragraph">
              <wp:posOffset>352425</wp:posOffset>
            </wp:positionV>
            <wp:extent cx="6577013" cy="2987021"/>
            <wp:effectExtent l="0" t="0" r="0" b="0"/>
            <wp:wrapSquare wrapText="bothSides" distT="114300" distB="114300" distL="114300" distR="1143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6944" t="30253" r="6250" b="19303"/>
                    <a:stretch>
                      <a:fillRect/>
                    </a:stretch>
                  </pic:blipFill>
                  <pic:spPr>
                    <a:xfrm>
                      <a:off x="0" y="0"/>
                      <a:ext cx="6577013" cy="2987021"/>
                    </a:xfrm>
                    <a:prstGeom prst="rect">
                      <a:avLst/>
                    </a:prstGeom>
                    <a:ln/>
                  </pic:spPr>
                </pic:pic>
              </a:graphicData>
            </a:graphic>
          </wp:anchor>
        </w:drawing>
      </w:r>
    </w:p>
    <w:p w14:paraId="6375BAF5" w14:textId="77777777" w:rsidR="006D1658" w:rsidRDefault="00000000">
      <w:pPr>
        <w:spacing w:line="480" w:lineRule="auto"/>
        <w:jc w:val="center"/>
      </w:pPr>
      <w:r>
        <w:t>Figure 1. Theoretical Framework of the Study</w:t>
      </w:r>
    </w:p>
    <w:p w14:paraId="369238A6" w14:textId="77777777" w:rsidR="006D1658" w:rsidRDefault="00000000">
      <w:pPr>
        <w:spacing w:line="480" w:lineRule="auto"/>
        <w:jc w:val="center"/>
      </w:pPr>
      <w:r>
        <w:tab/>
      </w:r>
    </w:p>
    <w:p w14:paraId="22940482" w14:textId="2A85BE15" w:rsidR="006D1658" w:rsidRDefault="00000000">
      <w:pPr>
        <w:spacing w:before="240" w:after="240" w:line="480" w:lineRule="auto"/>
        <w:ind w:firstLine="720"/>
        <w:jc w:val="both"/>
      </w:pPr>
      <w:r>
        <w:t xml:space="preserve">With the rapid progression of technology, combining technology and learning can build vital teaching and learning. According to Noesgaard et al. (2015), </w:t>
      </w:r>
      <w:ins w:id="19" w:author="SAPUL Ma. Shiela C." w:date="2024-05-24T11:47:00Z" w16du:dateUtc="2024-05-24T03:47:00Z">
        <w:r w:rsidR="00BE66AA">
          <w:t xml:space="preserve">their research shows that E-learning has become another tool for learning inside and outside schools </w:t>
        </w:r>
        <w:r w:rsidR="00BE66AA">
          <w:lastRenderedPageBreak/>
          <w:t>within the last five year</w:t>
        </w:r>
      </w:ins>
      <w:r>
        <w:t>s. It also tackles that eLearning allows learners to access educational materials at any time and location, eliminating time and location constraints. It offers flexibility, allowing students to tailor their educational journey to their needs, pace, and preferences, resulting in a personalized learning experience. Using different platforms to generate materials helps the student to study and learn. (Garcia, 2017)</w:t>
      </w:r>
    </w:p>
    <w:p w14:paraId="237DBEA7" w14:textId="471EB65C" w:rsidR="006D1658" w:rsidRDefault="00000000">
      <w:pPr>
        <w:spacing w:before="240" w:after="240" w:line="480" w:lineRule="auto"/>
        <w:ind w:firstLine="720"/>
        <w:jc w:val="both"/>
      </w:pPr>
      <w:r>
        <w:t xml:space="preserve">While the Philippines' e-learning environment is still in its early stages, prominent universities have already adopted and </w:t>
      </w:r>
      <w:ins w:id="20" w:author="SAPUL Ma. Shiela C." w:date="2024-05-24T10:02:00Z" w16du:dateUtc="2024-05-24T02:02:00Z">
        <w:r w:rsidR="00BE66AA">
          <w:t>implemented</w:t>
        </w:r>
      </w:ins>
      <w:r>
        <w:t xml:space="preserve"> it. E-learning environments stand to benefit greatly as the Internet becomes more resilient. Researchers and academics are expanding their studies to include more advanced courses and fields. They are investigating the factors </w:t>
      </w:r>
      <w:ins w:id="21" w:author="SAPUL Ma. Shiela C." w:date="2024-05-24T10:02:00Z" w16du:dateUtc="2024-05-24T02:02:00Z">
        <w:r w:rsidR="00BE66AA">
          <w:t>influencing</w:t>
        </w:r>
      </w:ins>
      <w:r>
        <w:t xml:space="preserve"> Filipino college students' willingness to use e-learning as part of their education. These considerations include integrated multimedia instruction, perceived quality of life, system interactivity, internet connectivity experience, perceived ease of use, perceived usefulness, and social media influence. (Garcia, 2017)</w:t>
      </w:r>
    </w:p>
    <w:p w14:paraId="2A07D4D3" w14:textId="77777777" w:rsidR="006D1658" w:rsidRDefault="006D1658">
      <w:pPr>
        <w:spacing w:line="480" w:lineRule="auto"/>
        <w:jc w:val="both"/>
      </w:pPr>
    </w:p>
    <w:p w14:paraId="097C796C" w14:textId="77777777" w:rsidR="006D1658" w:rsidRDefault="006D1658">
      <w:pPr>
        <w:spacing w:line="480" w:lineRule="auto"/>
        <w:jc w:val="both"/>
      </w:pPr>
    </w:p>
    <w:p w14:paraId="074AE4C0" w14:textId="77777777" w:rsidR="006D1658" w:rsidRDefault="006D1658">
      <w:pPr>
        <w:spacing w:line="480" w:lineRule="auto"/>
        <w:jc w:val="both"/>
      </w:pPr>
    </w:p>
    <w:p w14:paraId="5F365C49" w14:textId="77777777" w:rsidR="006D1658" w:rsidRDefault="006D1658">
      <w:pPr>
        <w:spacing w:line="480" w:lineRule="auto"/>
        <w:jc w:val="both"/>
      </w:pPr>
    </w:p>
    <w:p w14:paraId="437F41BF" w14:textId="77777777" w:rsidR="006D1658" w:rsidRDefault="006D1658">
      <w:pPr>
        <w:spacing w:line="480" w:lineRule="auto"/>
        <w:jc w:val="both"/>
      </w:pPr>
    </w:p>
    <w:p w14:paraId="040A2571" w14:textId="77777777" w:rsidR="006D1658" w:rsidRDefault="006D1658">
      <w:pPr>
        <w:spacing w:line="480" w:lineRule="auto"/>
        <w:jc w:val="both"/>
      </w:pPr>
    </w:p>
    <w:p w14:paraId="144B067E" w14:textId="77777777" w:rsidR="006D1658" w:rsidRDefault="006D1658">
      <w:pPr>
        <w:spacing w:line="480" w:lineRule="auto"/>
        <w:jc w:val="both"/>
      </w:pPr>
    </w:p>
    <w:p w14:paraId="1001A7CA" w14:textId="77777777" w:rsidR="00966923" w:rsidRDefault="00966923">
      <w:pPr>
        <w:spacing w:line="480" w:lineRule="auto"/>
        <w:jc w:val="both"/>
      </w:pPr>
    </w:p>
    <w:p w14:paraId="4B796985" w14:textId="77777777" w:rsidR="00966923" w:rsidRDefault="00966923">
      <w:pPr>
        <w:spacing w:line="480" w:lineRule="auto"/>
        <w:jc w:val="both"/>
      </w:pPr>
    </w:p>
    <w:p w14:paraId="1D44CA38" w14:textId="77777777" w:rsidR="006D1658" w:rsidRDefault="006D1658">
      <w:pPr>
        <w:spacing w:line="480" w:lineRule="auto"/>
        <w:jc w:val="both"/>
      </w:pPr>
    </w:p>
    <w:p w14:paraId="730E93E4" w14:textId="77777777" w:rsidR="006D1658" w:rsidRDefault="006D1658">
      <w:pPr>
        <w:spacing w:line="480" w:lineRule="auto"/>
        <w:jc w:val="both"/>
      </w:pPr>
    </w:p>
    <w:p w14:paraId="114C91F5" w14:textId="77777777" w:rsidR="006D1658" w:rsidRDefault="006D1658">
      <w:pPr>
        <w:spacing w:line="480" w:lineRule="auto"/>
        <w:jc w:val="both"/>
      </w:pPr>
    </w:p>
    <w:p w14:paraId="41882EDC" w14:textId="77777777" w:rsidR="006D1658" w:rsidRDefault="00000000">
      <w:pPr>
        <w:rPr>
          <w:i/>
        </w:rPr>
      </w:pPr>
      <w:commentRangeStart w:id="22"/>
      <w:r>
        <w:rPr>
          <w:i/>
        </w:rPr>
        <w:lastRenderedPageBreak/>
        <w:t>Conceptual</w:t>
      </w:r>
      <w:commentRangeEnd w:id="22"/>
      <w:r w:rsidR="00BE66AA">
        <w:rPr>
          <w:rStyle w:val="CommentReference"/>
        </w:rPr>
        <w:commentReference w:id="22"/>
      </w:r>
      <w:r>
        <w:rPr>
          <w:i/>
        </w:rPr>
        <w:t xml:space="preserve"> Framework</w:t>
      </w:r>
    </w:p>
    <w:p w14:paraId="207A7302" w14:textId="77777777" w:rsidR="006D1658" w:rsidRDefault="006D1658">
      <w:pPr>
        <w:rPr>
          <w:i/>
        </w:rPr>
      </w:pPr>
    </w:p>
    <w:p w14:paraId="149AD957" w14:textId="77777777" w:rsidR="006D1658" w:rsidRDefault="00000000">
      <w:pPr>
        <w:rPr>
          <w:i/>
        </w:rPr>
      </w:pPr>
      <w:r>
        <w:rPr>
          <w:i/>
          <w:noProof/>
        </w:rPr>
        <w:drawing>
          <wp:inline distT="114300" distB="114300" distL="114300" distR="114300" wp14:anchorId="3A7A42DB" wp14:editId="7F63A6BE">
            <wp:extent cx="5486400" cy="30861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486400" cy="3086100"/>
                    </a:xfrm>
                    <a:prstGeom prst="rect">
                      <a:avLst/>
                    </a:prstGeom>
                    <a:ln/>
                  </pic:spPr>
                </pic:pic>
              </a:graphicData>
            </a:graphic>
          </wp:inline>
        </w:drawing>
      </w:r>
    </w:p>
    <w:p w14:paraId="13908845" w14:textId="77777777" w:rsidR="006D1658" w:rsidRDefault="00000000">
      <w:pPr>
        <w:jc w:val="center"/>
      </w:pPr>
      <w:r>
        <w:t>Figure 2. Conceptual Framework of the Study</w:t>
      </w:r>
    </w:p>
    <w:p w14:paraId="2AC8723E" w14:textId="77777777" w:rsidR="006D1658" w:rsidRDefault="006D1658"/>
    <w:p w14:paraId="66D390AF" w14:textId="77777777" w:rsidR="006D1658" w:rsidRDefault="00000000">
      <w:pPr>
        <w:spacing w:line="480" w:lineRule="auto"/>
        <w:jc w:val="both"/>
      </w:pPr>
      <w:r>
        <w:t>Security</w:t>
      </w:r>
    </w:p>
    <w:p w14:paraId="5D627372" w14:textId="77777777" w:rsidR="006D1658" w:rsidRDefault="006D1658">
      <w:pPr>
        <w:spacing w:line="480" w:lineRule="auto"/>
        <w:jc w:val="both"/>
        <w:rPr>
          <w:color w:val="0D0D0D"/>
          <w:highlight w:val="white"/>
        </w:rPr>
      </w:pPr>
    </w:p>
    <w:p w14:paraId="24F3CF82" w14:textId="1AA955A2" w:rsidR="006D1658" w:rsidRDefault="00000000">
      <w:pPr>
        <w:spacing w:line="480" w:lineRule="auto"/>
        <w:jc w:val="both"/>
        <w:rPr>
          <w:color w:val="0D0D0D"/>
          <w:highlight w:val="white"/>
        </w:rPr>
      </w:pPr>
      <w:r>
        <w:rPr>
          <w:color w:val="0D0D0D"/>
          <w:highlight w:val="white"/>
        </w:rPr>
        <w:tab/>
        <w:t xml:space="preserve">This framework </w:t>
      </w:r>
      <w:ins w:id="23" w:author="SAPUL Ma. Shiela C." w:date="2024-05-24T10:03:00Z" w16du:dateUtc="2024-05-24T02:03:00Z">
        <w:r w:rsidR="00BE66AA">
          <w:rPr>
            <w:color w:val="0D0D0D"/>
            <w:highlight w:val="white"/>
          </w:rPr>
          <w:t>ensures</w:t>
        </w:r>
      </w:ins>
      <w:r>
        <w:rPr>
          <w:color w:val="0D0D0D"/>
          <w:highlight w:val="white"/>
        </w:rPr>
        <w:t xml:space="preserve"> </w:t>
      </w:r>
      <w:ins w:id="24" w:author="SAPUL Ma. Shiela C." w:date="2024-05-24T10:03:00Z" w16du:dateUtc="2024-05-24T02:03:00Z">
        <w:r w:rsidR="00BE66AA">
          <w:rPr>
            <w:color w:val="0D0D0D"/>
            <w:highlight w:val="white"/>
          </w:rPr>
          <w:t>data and systems' confidentiality, integrity, and availability</w:t>
        </w:r>
      </w:ins>
      <w:r>
        <w:rPr>
          <w:color w:val="0D0D0D"/>
          <w:highlight w:val="white"/>
        </w:rPr>
        <w:t xml:space="preserve"> </w:t>
      </w:r>
      <w:ins w:id="25" w:author="SAPUL Ma. Shiela C." w:date="2024-05-24T10:03:00Z" w16du:dateUtc="2024-05-24T02:03:00Z">
        <w:r w:rsidR="00BE66AA">
          <w:rPr>
            <w:color w:val="0D0D0D"/>
            <w:highlight w:val="white"/>
          </w:rPr>
          <w:t>using</w:t>
        </w:r>
      </w:ins>
      <w:r>
        <w:rPr>
          <w:color w:val="0D0D0D"/>
          <w:highlight w:val="white"/>
        </w:rPr>
        <w:t xml:space="preserve"> logins and passwords. To register, users must input </w:t>
      </w:r>
      <w:ins w:id="26" w:author="SAPUL Ma. Shiela C." w:date="2024-05-24T10:03:00Z" w16du:dateUtc="2024-05-24T02:03:00Z">
        <w:r w:rsidR="00BE66AA">
          <w:rPr>
            <w:color w:val="0D0D0D"/>
            <w:highlight w:val="white"/>
          </w:rPr>
          <w:t xml:space="preserve">the </w:t>
        </w:r>
      </w:ins>
      <w:r>
        <w:rPr>
          <w:color w:val="0D0D0D"/>
          <w:highlight w:val="white"/>
        </w:rPr>
        <w:t>required credentials to access the system. Registered accounts can log</w:t>
      </w:r>
      <w:ins w:id="27" w:author="SAPUL Ma. Shiela C." w:date="2024-05-24T10:03:00Z" w16du:dateUtc="2024-05-24T02:03:00Z">
        <w:r w:rsidR="00BE66AA">
          <w:rPr>
            <w:color w:val="0D0D0D"/>
            <w:highlight w:val="white"/>
          </w:rPr>
          <w:t xml:space="preserve"> </w:t>
        </w:r>
      </w:ins>
      <w:r>
        <w:rPr>
          <w:color w:val="0D0D0D"/>
          <w:highlight w:val="white"/>
        </w:rPr>
        <w:t xml:space="preserve">in directly using their email and password. </w:t>
      </w:r>
    </w:p>
    <w:p w14:paraId="386C61B4" w14:textId="77777777" w:rsidR="006D1658" w:rsidRDefault="006D1658">
      <w:pPr>
        <w:spacing w:line="480" w:lineRule="auto"/>
        <w:ind w:left="720"/>
        <w:jc w:val="both"/>
        <w:rPr>
          <w:color w:val="0D0D0D"/>
          <w:highlight w:val="white"/>
        </w:rPr>
      </w:pPr>
    </w:p>
    <w:p w14:paraId="30ED0810" w14:textId="77777777" w:rsidR="006D1658" w:rsidRDefault="006D1658">
      <w:pPr>
        <w:spacing w:line="480" w:lineRule="auto"/>
        <w:ind w:left="720"/>
        <w:jc w:val="both"/>
        <w:rPr>
          <w:color w:val="0D0D0D"/>
          <w:highlight w:val="white"/>
        </w:rPr>
      </w:pPr>
    </w:p>
    <w:p w14:paraId="105B2735" w14:textId="77777777" w:rsidR="006D1658" w:rsidRDefault="00000000">
      <w:pPr>
        <w:spacing w:line="480" w:lineRule="auto"/>
        <w:jc w:val="both"/>
        <w:rPr>
          <w:color w:val="0D0D0D"/>
          <w:highlight w:val="white"/>
        </w:rPr>
      </w:pPr>
      <w:r>
        <w:rPr>
          <w:color w:val="0D0D0D"/>
          <w:highlight w:val="white"/>
        </w:rPr>
        <w:t>Wireless Fidelity</w:t>
      </w:r>
    </w:p>
    <w:p w14:paraId="13FBC41E" w14:textId="77777777" w:rsidR="006D1658" w:rsidRDefault="006D1658">
      <w:pPr>
        <w:spacing w:line="480" w:lineRule="auto"/>
        <w:jc w:val="both"/>
        <w:rPr>
          <w:color w:val="0D0D0D"/>
          <w:highlight w:val="white"/>
        </w:rPr>
      </w:pPr>
    </w:p>
    <w:p w14:paraId="3C9F7EA7" w14:textId="56AB3C56" w:rsidR="006D1658" w:rsidRDefault="00000000">
      <w:pPr>
        <w:spacing w:line="480" w:lineRule="auto"/>
        <w:jc w:val="both"/>
        <w:rPr>
          <w:color w:val="0D0D0D"/>
          <w:highlight w:val="white"/>
        </w:rPr>
      </w:pPr>
      <w:r>
        <w:rPr>
          <w:color w:val="0D0D0D"/>
          <w:highlight w:val="white"/>
        </w:rPr>
        <w:tab/>
        <w:t>Wireless Fidelity (</w:t>
      </w:r>
      <w:proofErr w:type="spellStart"/>
      <w:r>
        <w:rPr>
          <w:color w:val="0D0D0D"/>
          <w:highlight w:val="white"/>
        </w:rPr>
        <w:t>WiFi</w:t>
      </w:r>
      <w:proofErr w:type="spellEnd"/>
      <w:r>
        <w:rPr>
          <w:color w:val="0D0D0D"/>
          <w:highlight w:val="white"/>
        </w:rPr>
        <w:t xml:space="preserve">) is necessary for the web application to work for it to connect to the database of the history logs of past works of the users. </w:t>
      </w:r>
      <w:proofErr w:type="spellStart"/>
      <w:ins w:id="28" w:author="SAPUL Ma. Shiela C." w:date="2024-05-24T10:04:00Z" w16du:dateUtc="2024-05-24T02:04:00Z">
        <w:r w:rsidR="00BE66AA">
          <w:rPr>
            <w:color w:val="0D0D0D"/>
            <w:highlight w:val="white"/>
          </w:rPr>
          <w:t>WiFi</w:t>
        </w:r>
        <w:proofErr w:type="spellEnd"/>
        <w:r w:rsidR="00BE66AA">
          <w:rPr>
            <w:color w:val="0D0D0D"/>
            <w:highlight w:val="white"/>
          </w:rPr>
          <w:t xml:space="preserve"> technology</w:t>
        </w:r>
      </w:ins>
      <w:r>
        <w:rPr>
          <w:color w:val="0D0D0D"/>
          <w:highlight w:val="white"/>
        </w:rPr>
        <w:t xml:space="preserve"> significantly enhances the functionality and efficiency of summarizing tools by providing seamless </w:t>
      </w:r>
      <w:r>
        <w:rPr>
          <w:color w:val="0D0D0D"/>
          <w:highlight w:val="white"/>
        </w:rPr>
        <w:lastRenderedPageBreak/>
        <w:t xml:space="preserve">internet connectivity. </w:t>
      </w:r>
      <w:ins w:id="29" w:author="SAPUL Ma. Shiela C." w:date="2024-05-24T10:04:00Z" w16du:dateUtc="2024-05-24T02:04:00Z">
        <w:r w:rsidR="00BE66AA">
          <w:rPr>
            <w:color w:val="0D0D0D"/>
            <w:highlight w:val="white"/>
          </w:rPr>
          <w:t>Wirele</w:t>
        </w:r>
      </w:ins>
      <w:ins w:id="30" w:author="SAPUL Ma. Shiela C." w:date="2024-05-24T10:05:00Z" w16du:dateUtc="2024-05-24T02:05:00Z">
        <w:r w:rsidR="00BE66AA">
          <w:rPr>
            <w:color w:val="0D0D0D"/>
            <w:highlight w:val="white"/>
          </w:rPr>
          <w:t>s</w:t>
        </w:r>
      </w:ins>
      <w:ins w:id="31" w:author="SAPUL Ma. Shiela C." w:date="2024-05-24T10:04:00Z" w16du:dateUtc="2024-05-24T02:04:00Z">
        <w:r w:rsidR="00BE66AA">
          <w:rPr>
            <w:color w:val="0D0D0D"/>
            <w:highlight w:val="white"/>
          </w:rPr>
          <w:t xml:space="preserve">s </w:t>
        </w:r>
        <w:commentRangeStart w:id="32"/>
        <w:r w:rsidR="00BE66AA">
          <w:rPr>
            <w:color w:val="0D0D0D"/>
            <w:highlight w:val="white"/>
          </w:rPr>
          <w:t>connectivity</w:t>
        </w:r>
      </w:ins>
      <w:commentRangeEnd w:id="32"/>
      <w:ins w:id="33" w:author="SAPUL Ma. Shiela C." w:date="2024-05-24T10:10:00Z" w16du:dateUtc="2024-05-24T02:10:00Z">
        <w:r w:rsidR="00BE66AA">
          <w:rPr>
            <w:rStyle w:val="CommentReference"/>
          </w:rPr>
          <w:commentReference w:id="32"/>
        </w:r>
      </w:ins>
      <w:r>
        <w:rPr>
          <w:color w:val="0D0D0D"/>
          <w:highlight w:val="white"/>
        </w:rPr>
        <w:t xml:space="preserve"> allows summarizing tools to </w:t>
      </w:r>
      <w:ins w:id="34" w:author="SAPUL Ma. Shiela C." w:date="2024-05-24T10:04:00Z" w16du:dateUtc="2024-05-24T02:04:00Z">
        <w:r w:rsidR="00BE66AA">
          <w:rPr>
            <w:color w:val="0D0D0D"/>
            <w:highlight w:val="white"/>
          </w:rPr>
          <w:t>quickly access vast amounts of online data</w:t>
        </w:r>
      </w:ins>
      <w:r>
        <w:rPr>
          <w:color w:val="0D0D0D"/>
          <w:highlight w:val="white"/>
        </w:rPr>
        <w:t>, enabling real-time updates and processing.</w:t>
      </w:r>
    </w:p>
    <w:p w14:paraId="4DCA98A5" w14:textId="77777777" w:rsidR="006D1658" w:rsidRDefault="006D1658">
      <w:pPr>
        <w:spacing w:line="480" w:lineRule="auto"/>
        <w:jc w:val="both"/>
        <w:rPr>
          <w:color w:val="0D0D0D"/>
          <w:highlight w:val="white"/>
        </w:rPr>
      </w:pPr>
    </w:p>
    <w:p w14:paraId="704ED2D2" w14:textId="77777777" w:rsidR="006D1658" w:rsidRDefault="006D1658">
      <w:pPr>
        <w:spacing w:line="480" w:lineRule="auto"/>
        <w:jc w:val="both"/>
        <w:rPr>
          <w:color w:val="0D0D0D"/>
          <w:highlight w:val="white"/>
        </w:rPr>
      </w:pPr>
    </w:p>
    <w:p w14:paraId="1AFABD2D" w14:textId="77777777" w:rsidR="006D1658" w:rsidRDefault="00000000">
      <w:pPr>
        <w:spacing w:line="480" w:lineRule="auto"/>
        <w:jc w:val="both"/>
        <w:rPr>
          <w:color w:val="0D0D0D"/>
          <w:highlight w:val="white"/>
        </w:rPr>
      </w:pPr>
      <w:r>
        <w:rPr>
          <w:color w:val="0D0D0D"/>
          <w:highlight w:val="white"/>
        </w:rPr>
        <w:t>Web Application</w:t>
      </w:r>
    </w:p>
    <w:p w14:paraId="203816A1" w14:textId="77777777" w:rsidR="006D1658" w:rsidRDefault="006D1658">
      <w:pPr>
        <w:spacing w:line="480" w:lineRule="auto"/>
        <w:jc w:val="both"/>
        <w:rPr>
          <w:color w:val="0D0D0D"/>
          <w:highlight w:val="white"/>
        </w:rPr>
      </w:pPr>
    </w:p>
    <w:p w14:paraId="22C8E992" w14:textId="1279C9D3" w:rsidR="006D1658" w:rsidRDefault="00000000">
      <w:pPr>
        <w:spacing w:line="480" w:lineRule="auto"/>
        <w:jc w:val="both"/>
        <w:rPr>
          <w:color w:val="0D0D0D"/>
          <w:highlight w:val="white"/>
        </w:rPr>
      </w:pPr>
      <w:r>
        <w:rPr>
          <w:color w:val="0D0D0D"/>
          <w:highlight w:val="white"/>
        </w:rPr>
        <w:tab/>
        <w:t>ABridge runs on a web server and is accessed by users through a web browser</w:t>
      </w:r>
      <w:ins w:id="35" w:author="SAPUL Ma. Shiela C." w:date="2024-05-24T10:11:00Z" w16du:dateUtc="2024-05-24T02:11:00Z">
        <w:r w:rsidR="00BE66AA">
          <w:rPr>
            <w:color w:val="0D0D0D"/>
            <w:highlight w:val="white"/>
          </w:rPr>
          <w:t>,</w:t>
        </w:r>
      </w:ins>
      <w:r>
        <w:rPr>
          <w:color w:val="0D0D0D"/>
          <w:highlight w:val="white"/>
        </w:rPr>
        <w:t xml:space="preserve"> providing design and usability of the web application, guided by UX/UI principles to ensure intuitive and accessible interfaces. </w:t>
      </w:r>
      <w:ins w:id="36" w:author="SAPUL Ma. Shiela C." w:date="2024-05-24T10:12:00Z" w16du:dateUtc="2024-05-24T02:12:00Z">
        <w:r w:rsidR="00BE66AA">
          <w:rPr>
            <w:color w:val="0D0D0D"/>
            <w:highlight w:val="white"/>
          </w:rPr>
          <w:t>The w</w:t>
        </w:r>
        <w:r w:rsidR="00BE66AA">
          <w:rPr>
            <w:color w:val="0D0D0D"/>
            <w:highlight w:val="white"/>
          </w:rPr>
          <w:t xml:space="preserve">eb </w:t>
        </w:r>
      </w:ins>
      <w:r>
        <w:rPr>
          <w:color w:val="0D0D0D"/>
          <w:highlight w:val="white"/>
        </w:rPr>
        <w:t xml:space="preserve">application is an excellent platform for a summarizing tool due to its accessibility, allowing users to access it from any device with an internet connection and a web browser without </w:t>
      </w:r>
      <w:ins w:id="37" w:author="SAPUL Ma. Shiela C." w:date="2024-05-24T10:12:00Z" w16du:dateUtc="2024-05-24T02:12:00Z">
        <w:r w:rsidR="00BE66AA">
          <w:rPr>
            <w:color w:val="0D0D0D"/>
            <w:highlight w:val="white"/>
          </w:rPr>
          <w:t>needing</w:t>
        </w:r>
      </w:ins>
      <w:r>
        <w:rPr>
          <w:color w:val="0D0D0D"/>
          <w:highlight w:val="white"/>
        </w:rPr>
        <w:t xml:space="preserve"> software installation.</w:t>
      </w:r>
    </w:p>
    <w:p w14:paraId="10B539AB" w14:textId="77777777" w:rsidR="006D1658" w:rsidRDefault="006D1658">
      <w:pPr>
        <w:spacing w:line="480" w:lineRule="auto"/>
        <w:jc w:val="both"/>
        <w:rPr>
          <w:color w:val="0D0D0D"/>
          <w:highlight w:val="white"/>
        </w:rPr>
      </w:pPr>
    </w:p>
    <w:p w14:paraId="13720E5F" w14:textId="77777777" w:rsidR="006D1658" w:rsidRDefault="00000000">
      <w:pPr>
        <w:spacing w:line="480" w:lineRule="auto"/>
        <w:jc w:val="both"/>
        <w:rPr>
          <w:color w:val="0D0D0D"/>
          <w:highlight w:val="white"/>
        </w:rPr>
      </w:pPr>
      <w:r>
        <w:rPr>
          <w:color w:val="0D0D0D"/>
          <w:highlight w:val="white"/>
        </w:rPr>
        <w:t>Summarization</w:t>
      </w:r>
    </w:p>
    <w:p w14:paraId="199DFD4C" w14:textId="77777777" w:rsidR="006D1658" w:rsidRDefault="006D1658">
      <w:pPr>
        <w:spacing w:line="480" w:lineRule="auto"/>
        <w:jc w:val="both"/>
        <w:rPr>
          <w:color w:val="0D0D0D"/>
          <w:highlight w:val="white"/>
        </w:rPr>
      </w:pPr>
    </w:p>
    <w:p w14:paraId="5D0B1B95" w14:textId="5BD26970" w:rsidR="006D1658" w:rsidRDefault="00000000">
      <w:pPr>
        <w:spacing w:line="480" w:lineRule="auto"/>
        <w:jc w:val="both"/>
        <w:rPr>
          <w:color w:val="0D0D0D"/>
          <w:highlight w:val="white"/>
        </w:rPr>
      </w:pPr>
      <w:r>
        <w:rPr>
          <w:color w:val="0D0D0D"/>
          <w:highlight w:val="white"/>
        </w:rPr>
        <w:tab/>
        <w:t>This process involves identifying and extracting key points, main arguments, conclusions, and significant data from the original files and presenting them in a</w:t>
      </w:r>
      <w:ins w:id="38" w:author="SAPUL Ma. Shiela C." w:date="2024-05-24T10:12:00Z" w16du:dateUtc="2024-05-24T02:12:00Z">
        <w:r w:rsidR="00BE66AA">
          <w:rPr>
            <w:color w:val="0D0D0D"/>
            <w:highlight w:val="white"/>
          </w:rPr>
          <w:t>n easy-to-understand and review way</w:t>
        </w:r>
      </w:ins>
      <w:r>
        <w:rPr>
          <w:color w:val="0D0D0D"/>
          <w:highlight w:val="white"/>
        </w:rPr>
        <w:t xml:space="preserve">. Summarizing serves various purposes within the framework, such as facilitating decision-making, enhancing comprehension, and streamlining information retrieval. </w:t>
      </w:r>
      <w:ins w:id="39" w:author="SAPUL Ma. Shiela C." w:date="2024-05-24T10:12:00Z" w16du:dateUtc="2024-05-24T02:12:00Z">
        <w:r w:rsidR="00BE66AA">
          <w:rPr>
            <w:color w:val="0D0D0D"/>
            <w:highlight w:val="white"/>
          </w:rPr>
          <w:t xml:space="preserve">The process ensures that the </w:t>
        </w:r>
        <w:proofErr w:type="spellStart"/>
        <w:r w:rsidR="00BE66AA">
          <w:rPr>
            <w:color w:val="0D0D0D"/>
            <w:highlight w:val="white"/>
          </w:rPr>
          <w:t>summarised</w:t>
        </w:r>
        <w:proofErr w:type="spellEnd"/>
        <w:r w:rsidR="00BE66AA">
          <w:rPr>
            <w:color w:val="0D0D0D"/>
            <w:highlight w:val="white"/>
          </w:rPr>
          <w:t xml:space="preserve"> content is clear, accurate, and relevant by organizing extracted information thematically and choosing appropriate </w:t>
        </w:r>
      </w:ins>
      <w:ins w:id="40" w:author="SAPUL Ma. Shiela C." w:date="2024-05-24T11:30:00Z" w16du:dateUtc="2024-05-24T03:30:00Z">
        <w:r w:rsidR="00BE66AA">
          <w:rPr>
            <w:color w:val="0D0D0D"/>
            <w:highlight w:val="white"/>
          </w:rPr>
          <w:t xml:space="preserve">formats </w:t>
        </w:r>
      </w:ins>
      <w:ins w:id="41" w:author="SAPUL Ma. Shiela C." w:date="2024-05-24T10:12:00Z" w16du:dateUtc="2024-05-24T02:12:00Z">
        <w:r w:rsidR="00BE66AA">
          <w:rPr>
            <w:color w:val="0D0D0D"/>
            <w:highlight w:val="white"/>
          </w:rPr>
          <w:t>like abstracts, executive summaries, or bullet points</w:t>
        </w:r>
      </w:ins>
      <w:r>
        <w:rPr>
          <w:color w:val="0D0D0D"/>
          <w:highlight w:val="white"/>
        </w:rPr>
        <w:t>.</w:t>
      </w:r>
    </w:p>
    <w:p w14:paraId="0E2E0E34" w14:textId="77777777" w:rsidR="006D1658" w:rsidRDefault="006D1658">
      <w:pPr>
        <w:spacing w:line="480" w:lineRule="auto"/>
        <w:jc w:val="both"/>
        <w:rPr>
          <w:color w:val="0D0D0D"/>
          <w:highlight w:val="white"/>
        </w:rPr>
      </w:pPr>
    </w:p>
    <w:p w14:paraId="17E3AA06" w14:textId="77777777" w:rsidR="006D1658" w:rsidRDefault="00000000">
      <w:pPr>
        <w:spacing w:line="480" w:lineRule="auto"/>
        <w:jc w:val="both"/>
        <w:rPr>
          <w:color w:val="0D0D0D"/>
          <w:highlight w:val="white"/>
        </w:rPr>
      </w:pPr>
      <w:r>
        <w:rPr>
          <w:color w:val="0D0D0D"/>
          <w:highlight w:val="white"/>
        </w:rPr>
        <w:t>OCR Technology</w:t>
      </w:r>
    </w:p>
    <w:p w14:paraId="13FE6673" w14:textId="77777777" w:rsidR="006D1658" w:rsidRDefault="006D1658">
      <w:pPr>
        <w:spacing w:line="480" w:lineRule="auto"/>
        <w:jc w:val="both"/>
        <w:rPr>
          <w:color w:val="0D0D0D"/>
          <w:highlight w:val="white"/>
        </w:rPr>
      </w:pPr>
    </w:p>
    <w:p w14:paraId="21ACFB15" w14:textId="759E30B9" w:rsidR="006D1658" w:rsidRDefault="00000000">
      <w:pPr>
        <w:spacing w:line="480" w:lineRule="auto"/>
        <w:jc w:val="both"/>
        <w:rPr>
          <w:color w:val="0D0D0D"/>
          <w:highlight w:val="white"/>
        </w:rPr>
      </w:pPr>
      <w:r>
        <w:rPr>
          <w:color w:val="0D0D0D"/>
          <w:highlight w:val="white"/>
        </w:rPr>
        <w:lastRenderedPageBreak/>
        <w:tab/>
        <w:t xml:space="preserve">Optical Character Recognition (OCR) technology </w:t>
      </w:r>
      <w:ins w:id="42" w:author="SAPUL Ma. Shiela C." w:date="2024-05-24T11:30:00Z" w16du:dateUtc="2024-05-24T03:30:00Z">
        <w:r w:rsidR="00BE66AA">
          <w:rPr>
            <w:color w:val="0D0D0D"/>
            <w:highlight w:val="white"/>
          </w:rPr>
          <w:t>converts</w:t>
        </w:r>
      </w:ins>
      <w:r>
        <w:rPr>
          <w:color w:val="0D0D0D"/>
          <w:highlight w:val="white"/>
        </w:rPr>
        <w:t xml:space="preserve"> documents, such as scanned paper documents, PDF files, or images captured by a digital camera, into editable and searchable data. </w:t>
      </w:r>
    </w:p>
    <w:p w14:paraId="04291C0A" w14:textId="77777777" w:rsidR="006D1658" w:rsidRDefault="006D1658">
      <w:pPr>
        <w:spacing w:line="480" w:lineRule="auto"/>
        <w:jc w:val="both"/>
        <w:rPr>
          <w:color w:val="0D0D0D"/>
          <w:highlight w:val="white"/>
        </w:rPr>
      </w:pPr>
    </w:p>
    <w:p w14:paraId="38256315" w14:textId="3C7D2A03" w:rsidR="006D1658" w:rsidRDefault="00000000">
      <w:pPr>
        <w:spacing w:line="480" w:lineRule="auto"/>
        <w:jc w:val="both"/>
        <w:rPr>
          <w:color w:val="0D0D0D"/>
          <w:highlight w:val="white"/>
        </w:rPr>
      </w:pPr>
      <w:r>
        <w:rPr>
          <w:color w:val="0D0D0D"/>
          <w:highlight w:val="white"/>
        </w:rPr>
        <w:tab/>
        <w:t xml:space="preserve">OCR technology </w:t>
      </w:r>
      <w:ins w:id="43" w:author="SAPUL Ma. Shiela C." w:date="2024-05-24T10:13:00Z" w16du:dateUtc="2024-05-24T02:13:00Z">
        <w:r w:rsidR="00BE66AA">
          <w:rPr>
            <w:color w:val="0D0D0D"/>
            <w:highlight w:val="white"/>
          </w:rPr>
          <w:t>advances</w:t>
        </w:r>
      </w:ins>
      <w:r>
        <w:rPr>
          <w:color w:val="0D0D0D"/>
          <w:highlight w:val="white"/>
        </w:rPr>
        <w:t xml:space="preserve"> efficiency, productivity, and accessibility across industries by streamlining document-centric workflows and reducing manual data entry efforts.</w:t>
      </w:r>
    </w:p>
    <w:p w14:paraId="0D56DFFE" w14:textId="77777777" w:rsidR="006D1658" w:rsidRDefault="006D1658">
      <w:pPr>
        <w:spacing w:line="480" w:lineRule="auto"/>
        <w:jc w:val="both"/>
        <w:rPr>
          <w:color w:val="0D0D0D"/>
          <w:highlight w:val="white"/>
        </w:rPr>
      </w:pPr>
    </w:p>
    <w:p w14:paraId="58DBD210" w14:textId="77777777" w:rsidR="006D1658" w:rsidRDefault="00000000">
      <w:pPr>
        <w:spacing w:line="480" w:lineRule="auto"/>
        <w:jc w:val="both"/>
        <w:rPr>
          <w:color w:val="0D0D0D"/>
          <w:highlight w:val="white"/>
        </w:rPr>
      </w:pPr>
      <w:r>
        <w:rPr>
          <w:color w:val="0D0D0D"/>
          <w:highlight w:val="white"/>
        </w:rPr>
        <w:t>Modules</w:t>
      </w:r>
    </w:p>
    <w:p w14:paraId="041691E6" w14:textId="77777777" w:rsidR="006D1658" w:rsidRDefault="006D1658">
      <w:pPr>
        <w:spacing w:line="480" w:lineRule="auto"/>
        <w:jc w:val="both"/>
        <w:rPr>
          <w:color w:val="0D0D0D"/>
          <w:highlight w:val="white"/>
        </w:rPr>
      </w:pPr>
    </w:p>
    <w:p w14:paraId="70E7CF1C" w14:textId="0D422780" w:rsidR="006D1658" w:rsidRDefault="00000000">
      <w:pPr>
        <w:spacing w:line="480" w:lineRule="auto"/>
        <w:jc w:val="both"/>
        <w:rPr>
          <w:color w:val="0D0D0D"/>
          <w:highlight w:val="white"/>
        </w:rPr>
      </w:pPr>
      <w:r>
        <w:rPr>
          <w:color w:val="0D0D0D"/>
          <w:highlight w:val="white"/>
        </w:rPr>
        <w:tab/>
        <w:t>Modules contain practice tests that refer to exercises or assessments designed to evaluate understanding and appl</w:t>
      </w:r>
      <w:ins w:id="44" w:author="SAPUL Ma. Shiela C." w:date="2024-05-24T10:13:00Z" w16du:dateUtc="2024-05-24T02:13:00Z">
        <w:r w:rsidR="00BE66AA">
          <w:rPr>
            <w:color w:val="0D0D0D"/>
            <w:highlight w:val="white"/>
          </w:rPr>
          <w:t>ying</w:t>
        </w:r>
      </w:ins>
      <w:r>
        <w:rPr>
          <w:color w:val="0D0D0D"/>
          <w:highlight w:val="white"/>
        </w:rPr>
        <w:t xml:space="preserve"> the concepts outlined within the framework. In education settings, these come in multiple choices or flashcards </w:t>
      </w:r>
      <w:ins w:id="45" w:author="SAPUL Ma. Shiela C." w:date="2024-05-24T10:13:00Z" w16du:dateUtc="2024-05-24T02:13:00Z">
        <w:r w:rsidR="00BE66AA">
          <w:rPr>
            <w:color w:val="0D0D0D"/>
            <w:highlight w:val="white"/>
          </w:rPr>
          <w:t xml:space="preserve">that </w:t>
        </w:r>
      </w:ins>
      <w:r>
        <w:rPr>
          <w:color w:val="0D0D0D"/>
          <w:highlight w:val="white"/>
        </w:rPr>
        <w:t xml:space="preserve">support </w:t>
      </w:r>
      <w:ins w:id="46" w:author="SAPUL Ma. Shiela C." w:date="2024-05-24T10:14:00Z" w16du:dateUtc="2024-05-24T02:14:00Z">
        <w:r w:rsidR="00BE66AA">
          <w:rPr>
            <w:color w:val="0D0D0D"/>
            <w:highlight w:val="white"/>
          </w:rPr>
          <w:t>integrating</w:t>
        </w:r>
      </w:ins>
      <w:r>
        <w:rPr>
          <w:color w:val="0D0D0D"/>
          <w:highlight w:val="white"/>
        </w:rPr>
        <w:t xml:space="preserve"> theory and application, facilitating deeper understanding and mastery of the subject matter.</w:t>
      </w:r>
    </w:p>
    <w:p w14:paraId="08016BF9" w14:textId="77777777" w:rsidR="006D1658" w:rsidRDefault="006D1658">
      <w:pPr>
        <w:spacing w:line="480" w:lineRule="auto"/>
        <w:ind w:left="720"/>
        <w:jc w:val="both"/>
        <w:rPr>
          <w:color w:val="0D0D0D"/>
          <w:highlight w:val="white"/>
        </w:rPr>
      </w:pPr>
    </w:p>
    <w:p w14:paraId="3997DA3E" w14:textId="77777777" w:rsidR="006D1658" w:rsidRDefault="00000000">
      <w:pPr>
        <w:spacing w:line="480" w:lineRule="auto"/>
        <w:jc w:val="both"/>
        <w:rPr>
          <w:color w:val="0D0D0D"/>
          <w:highlight w:val="white"/>
        </w:rPr>
      </w:pPr>
      <w:r>
        <w:rPr>
          <w:color w:val="0D0D0D"/>
          <w:highlight w:val="white"/>
        </w:rPr>
        <w:t>Firestore Database</w:t>
      </w:r>
    </w:p>
    <w:p w14:paraId="119C4B80" w14:textId="77777777" w:rsidR="006D1658" w:rsidRDefault="006D1658">
      <w:pPr>
        <w:spacing w:line="480" w:lineRule="auto"/>
        <w:jc w:val="both"/>
        <w:rPr>
          <w:color w:val="0D0D0D"/>
          <w:highlight w:val="white"/>
        </w:rPr>
      </w:pPr>
    </w:p>
    <w:p w14:paraId="34093236" w14:textId="6103BE14" w:rsidR="006D1658" w:rsidRDefault="00000000">
      <w:pPr>
        <w:spacing w:line="480" w:lineRule="auto"/>
        <w:jc w:val="both"/>
        <w:rPr>
          <w:color w:val="0D0D0D"/>
          <w:highlight w:val="white"/>
        </w:rPr>
      </w:pPr>
      <w:r>
        <w:rPr>
          <w:color w:val="0D0D0D"/>
          <w:highlight w:val="white"/>
        </w:rPr>
        <w:tab/>
        <w:t xml:space="preserve">Firestore, </w:t>
      </w:r>
      <w:ins w:id="47" w:author="SAPUL Ma. Shiela C." w:date="2024-05-24T11:47:00Z" w16du:dateUtc="2024-05-24T03:47:00Z">
        <w:r w:rsidR="00BE66AA">
          <w:rPr>
            <w:color w:val="0D0D0D"/>
            <w:highlight w:val="white"/>
          </w:rPr>
          <w:t>or</w:t>
        </w:r>
      </w:ins>
      <w:r>
        <w:rPr>
          <w:color w:val="0D0D0D"/>
          <w:highlight w:val="white"/>
        </w:rPr>
        <w:t xml:space="preserve"> Cloud Firestore, is a flexible, scalable database f</w:t>
      </w:r>
      <w:ins w:id="48" w:author="SAPUL Ma. Shiela C." w:date="2024-05-24T10:15:00Z" w16du:dateUtc="2024-05-24T02:15:00Z">
        <w:r w:rsidR="00BE66AA">
          <w:rPr>
            <w:color w:val="0D0D0D"/>
            <w:highlight w:val="white"/>
          </w:rPr>
          <w:t>rom Firebase for mobile, web, and server development</w:t>
        </w:r>
      </w:ins>
      <w:r>
        <w:rPr>
          <w:color w:val="0D0D0D"/>
          <w:highlight w:val="white"/>
        </w:rPr>
        <w:t xml:space="preserve"> and operates within the NoSQL database paradigm. With </w:t>
      </w:r>
      <w:ins w:id="49" w:author="SAPUL Ma. Shiela C." w:date="2024-05-24T10:15:00Z" w16du:dateUtc="2024-05-24T02:15:00Z">
        <w:r w:rsidR="00BE66AA">
          <w:rPr>
            <w:color w:val="0D0D0D"/>
            <w:highlight w:val="white"/>
          </w:rPr>
          <w:t xml:space="preserve">the </w:t>
        </w:r>
      </w:ins>
      <w:r>
        <w:rPr>
          <w:color w:val="0D0D0D"/>
          <w:highlight w:val="white"/>
        </w:rPr>
        <w:t xml:space="preserve">leverage of Firestore, it provides a flexible and scalable solution for storing and synchronizing data in real-time across multiple clients, with robust security features and seamless integration. </w:t>
      </w:r>
    </w:p>
    <w:p w14:paraId="5FD80ABF" w14:textId="77777777" w:rsidR="006D1658" w:rsidRDefault="006D1658">
      <w:pPr>
        <w:spacing w:line="480" w:lineRule="auto"/>
        <w:jc w:val="both"/>
        <w:rPr>
          <w:color w:val="0D0D0D"/>
          <w:highlight w:val="white"/>
        </w:rPr>
      </w:pPr>
    </w:p>
    <w:p w14:paraId="7E212603" w14:textId="77777777" w:rsidR="006D1658" w:rsidRDefault="00000000">
      <w:pPr>
        <w:spacing w:line="480" w:lineRule="auto"/>
        <w:jc w:val="both"/>
        <w:rPr>
          <w:color w:val="0D0D0D"/>
          <w:highlight w:val="white"/>
        </w:rPr>
      </w:pPr>
      <w:r>
        <w:rPr>
          <w:color w:val="0D0D0D"/>
          <w:highlight w:val="white"/>
        </w:rPr>
        <w:t xml:space="preserve">Python </w:t>
      </w:r>
    </w:p>
    <w:p w14:paraId="58BC3F1E" w14:textId="77777777" w:rsidR="006D1658" w:rsidRDefault="006D1658">
      <w:pPr>
        <w:spacing w:line="480" w:lineRule="auto"/>
        <w:jc w:val="both"/>
        <w:rPr>
          <w:color w:val="0D0D0D"/>
          <w:highlight w:val="white"/>
        </w:rPr>
      </w:pPr>
    </w:p>
    <w:p w14:paraId="48CE4FD1" w14:textId="7FD5D194" w:rsidR="006D1658" w:rsidRDefault="00000000">
      <w:pPr>
        <w:spacing w:line="480" w:lineRule="auto"/>
        <w:jc w:val="both"/>
        <w:rPr>
          <w:rFonts w:ascii="Roboto" w:eastAsia="Roboto" w:hAnsi="Roboto" w:cs="Roboto"/>
          <w:color w:val="0D0D0D"/>
          <w:highlight w:val="white"/>
        </w:rPr>
      </w:pPr>
      <w:r>
        <w:rPr>
          <w:color w:val="0D0D0D"/>
          <w:highlight w:val="white"/>
        </w:rPr>
        <w:lastRenderedPageBreak/>
        <w:tab/>
        <w:t>Python's conceptual framework revolves around its readability, versatility, robust standard library, support for multiple paradigms, and strong community support. Using Python</w:t>
      </w:r>
      <w:r w:rsidR="00BE66AA">
        <w:rPr>
          <w:color w:val="0D0D0D"/>
          <w:highlight w:val="white"/>
        </w:rPr>
        <w:t>'</w:t>
      </w:r>
      <w:r>
        <w:rPr>
          <w:color w:val="0D0D0D"/>
          <w:highlight w:val="white"/>
        </w:rPr>
        <w:t>s rich ecosystem of NLP libraries provides ease of use, strong community support, access to pre-trained models, integration capabilities, and performance optimizations</w:t>
      </w:r>
      <w:ins w:id="50" w:author="SAPUL Ma. Shiela C." w:date="2024-05-24T10:15:00Z" w16du:dateUtc="2024-05-24T02:15:00Z">
        <w:r w:rsidR="00BE66AA">
          <w:rPr>
            <w:color w:val="0D0D0D"/>
            <w:highlight w:val="white"/>
          </w:rPr>
          <w:t>,</w:t>
        </w:r>
      </w:ins>
      <w:r>
        <w:rPr>
          <w:color w:val="0D0D0D"/>
          <w:highlight w:val="white"/>
        </w:rPr>
        <w:t xml:space="preserve"> </w:t>
      </w:r>
      <w:ins w:id="51" w:author="SAPUL Ma. Shiela C." w:date="2024-05-24T10:15:00Z" w16du:dateUtc="2024-05-24T02:15:00Z">
        <w:r w:rsidR="00BE66AA">
          <w:rPr>
            <w:color w:val="0D0D0D"/>
            <w:highlight w:val="white"/>
          </w:rPr>
          <w:t>mak</w:t>
        </w:r>
        <w:r w:rsidR="00BE66AA">
          <w:rPr>
            <w:color w:val="0D0D0D"/>
            <w:highlight w:val="white"/>
          </w:rPr>
          <w:t>ing</w:t>
        </w:r>
        <w:r w:rsidR="00BE66AA">
          <w:rPr>
            <w:color w:val="0D0D0D"/>
            <w:highlight w:val="white"/>
          </w:rPr>
          <w:t xml:space="preserve"> </w:t>
        </w:r>
      </w:ins>
      <w:r>
        <w:rPr>
          <w:color w:val="0D0D0D"/>
          <w:highlight w:val="white"/>
        </w:rPr>
        <w:t>it an ideal choice for developing a summarization tool using NLP techniques</w:t>
      </w:r>
      <w:r>
        <w:rPr>
          <w:rFonts w:ascii="Roboto" w:eastAsia="Roboto" w:hAnsi="Roboto" w:cs="Roboto"/>
          <w:color w:val="0D0D0D"/>
          <w:highlight w:val="white"/>
        </w:rPr>
        <w:t>.</w:t>
      </w:r>
    </w:p>
    <w:p w14:paraId="2DD8F0AD" w14:textId="77777777" w:rsidR="006D1658" w:rsidRDefault="006D1658">
      <w:pPr>
        <w:jc w:val="both"/>
        <w:rPr>
          <w:color w:val="0D0D0D"/>
          <w:sz w:val="24"/>
          <w:szCs w:val="24"/>
          <w:highlight w:val="white"/>
        </w:rPr>
      </w:pPr>
    </w:p>
    <w:p w14:paraId="7695D7F7" w14:textId="77777777" w:rsidR="006D1658" w:rsidRDefault="00000000">
      <w:pPr>
        <w:spacing w:line="480" w:lineRule="auto"/>
        <w:rPr>
          <w:i/>
        </w:rPr>
      </w:pPr>
      <w:r>
        <w:rPr>
          <w:i/>
        </w:rPr>
        <w:t xml:space="preserve">Scope and Limitations of the Study </w:t>
      </w:r>
    </w:p>
    <w:p w14:paraId="6D8B04A1" w14:textId="77777777" w:rsidR="006D1658" w:rsidRDefault="006D1658">
      <w:pPr>
        <w:spacing w:line="480" w:lineRule="auto"/>
      </w:pPr>
    </w:p>
    <w:p w14:paraId="093D95E5" w14:textId="77777777" w:rsidR="006D1658" w:rsidRDefault="00000000">
      <w:pPr>
        <w:spacing w:line="480" w:lineRule="auto"/>
        <w:ind w:firstLine="720"/>
        <w:jc w:val="both"/>
      </w:pPr>
      <w:r>
        <w:t>This research is about developing an application that provides students aid and assistance in reviewing by generating text-type summarized versions of the inputted material that is editable by the user. The data collection will be conducted on Grade 6 students in the Elementary School of Central Philippine University.</w:t>
      </w:r>
    </w:p>
    <w:p w14:paraId="1AAC19FB" w14:textId="77777777" w:rsidR="006D1658" w:rsidRDefault="006D1658">
      <w:pPr>
        <w:spacing w:line="480" w:lineRule="auto"/>
        <w:jc w:val="both"/>
      </w:pPr>
    </w:p>
    <w:p w14:paraId="576D76F7" w14:textId="77777777" w:rsidR="006D1658" w:rsidRDefault="00000000">
      <w:pPr>
        <w:spacing w:line="480" w:lineRule="auto"/>
        <w:ind w:firstLine="720"/>
        <w:jc w:val="both"/>
      </w:pPr>
      <w:r>
        <w:t>This study is focused on the Science Curriculum of Grade 6 and will not extend to other subjects and grade levels. The respondents should be enrolled in the 2023-2024 Grade 6 school year at Central Philippine University. Technical constraints and limitations in processing capabilities may affect the app's accuracy and reliability. Moreover, the login credentials set up by parents may cause anomalies and complications in the system.</w:t>
      </w:r>
    </w:p>
    <w:p w14:paraId="1D79D832" w14:textId="77777777" w:rsidR="006D1658" w:rsidRDefault="006D1658">
      <w:pPr>
        <w:spacing w:line="480" w:lineRule="auto"/>
        <w:jc w:val="both"/>
      </w:pPr>
    </w:p>
    <w:p w14:paraId="6667B04E" w14:textId="77777777" w:rsidR="006D1658" w:rsidRDefault="00000000">
      <w:pPr>
        <w:spacing w:line="480" w:lineRule="auto"/>
        <w:jc w:val="both"/>
      </w:pPr>
      <w:r>
        <w:t xml:space="preserve"> </w:t>
      </w:r>
    </w:p>
    <w:p w14:paraId="32E39EBE" w14:textId="77777777" w:rsidR="006D1658" w:rsidRDefault="00000000">
      <w:pPr>
        <w:spacing w:line="480" w:lineRule="auto"/>
        <w:jc w:val="both"/>
        <w:rPr>
          <w:i/>
        </w:rPr>
      </w:pPr>
      <w:r>
        <w:rPr>
          <w:i/>
        </w:rPr>
        <w:t xml:space="preserve">Significance of the Study </w:t>
      </w:r>
    </w:p>
    <w:p w14:paraId="614DA2E8" w14:textId="77777777" w:rsidR="006D1658" w:rsidRDefault="006D1658">
      <w:pPr>
        <w:spacing w:line="480" w:lineRule="auto"/>
        <w:jc w:val="both"/>
      </w:pPr>
    </w:p>
    <w:p w14:paraId="7A6F8DD9" w14:textId="77777777" w:rsidR="006D1658" w:rsidRDefault="00000000">
      <w:pPr>
        <w:spacing w:line="480" w:lineRule="auto"/>
        <w:jc w:val="both"/>
      </w:pPr>
      <w:r>
        <w:t>This research will offer the following benefits:</w:t>
      </w:r>
    </w:p>
    <w:p w14:paraId="24A1A96E" w14:textId="77777777" w:rsidR="006D1658" w:rsidRDefault="006D1658">
      <w:pPr>
        <w:spacing w:line="480" w:lineRule="auto"/>
        <w:jc w:val="both"/>
      </w:pPr>
    </w:p>
    <w:p w14:paraId="68EDB481" w14:textId="4ACDC717" w:rsidR="006D1658" w:rsidRDefault="00000000">
      <w:pPr>
        <w:spacing w:line="480" w:lineRule="auto"/>
        <w:jc w:val="both"/>
      </w:pPr>
      <w:r>
        <w:rPr>
          <w:b/>
        </w:rPr>
        <w:t>Teachers</w:t>
      </w:r>
      <w:r>
        <w:t xml:space="preserve">: The instant generation of study notes can save time for teachers as they can use the tool to generate resources for their lesson plans and offer accurate and concise </w:t>
      </w:r>
      <w:r>
        <w:lastRenderedPageBreak/>
        <w:t xml:space="preserve">lectures. Teachers may learn how to incorporate study note generation </w:t>
      </w:r>
      <w:ins w:id="52" w:author="SAPUL Ma. Shiela C." w:date="2024-05-24T10:15:00Z" w16du:dateUtc="2024-05-24T02:15:00Z">
        <w:r w:rsidR="00BE66AA">
          <w:t>in</w:t>
        </w:r>
      </w:ins>
      <w:r>
        <w:t xml:space="preserve">to their lessons and encourage a positive classroom environment by monitoring the effectiveness of </w:t>
      </w:r>
      <w:ins w:id="53" w:author="SAPUL Ma. Shiela C." w:date="2024-05-24T10:16:00Z" w16du:dateUtc="2024-05-24T02:16:00Z">
        <w:r w:rsidR="00BE66AA">
          <w:t xml:space="preserve">the </w:t>
        </w:r>
      </w:ins>
      <w:r>
        <w:t>Instant Study Notes Generator for their students.</w:t>
      </w:r>
    </w:p>
    <w:p w14:paraId="0232A703" w14:textId="77777777" w:rsidR="006D1658" w:rsidRDefault="006D1658">
      <w:pPr>
        <w:spacing w:line="480" w:lineRule="auto"/>
        <w:jc w:val="both"/>
      </w:pPr>
    </w:p>
    <w:p w14:paraId="6C3DD203" w14:textId="77777777" w:rsidR="006D1658" w:rsidRDefault="00000000">
      <w:pPr>
        <w:spacing w:line="480" w:lineRule="auto"/>
        <w:jc w:val="both"/>
      </w:pPr>
      <w:r>
        <w:rPr>
          <w:b/>
        </w:rPr>
        <w:t>Students</w:t>
      </w:r>
      <w:r>
        <w:t>: Instant study notes generator can be tailored to cater specifically to their level of understanding. It can provide simplified explanations, visual aids, and interactive elements to engage young learners effectively. It can also encourage active learning by providing interactive content such as quizzes, diagrams, and simulations, potentially promoting better study habits and time management skills.</w:t>
      </w:r>
    </w:p>
    <w:p w14:paraId="1AAEB894" w14:textId="77777777" w:rsidR="006D1658" w:rsidRDefault="006D1658">
      <w:pPr>
        <w:spacing w:line="480" w:lineRule="auto"/>
        <w:jc w:val="both"/>
      </w:pPr>
    </w:p>
    <w:p w14:paraId="3BEBB725" w14:textId="5C3A05C8" w:rsidR="006D1658" w:rsidRDefault="00000000">
      <w:pPr>
        <w:spacing w:line="480" w:lineRule="auto"/>
        <w:jc w:val="both"/>
        <w:rPr>
          <w:ins w:id="54" w:author="SAPUL Ma. Shiela C." w:date="2024-05-24T12:03:00Z" w16du:dateUtc="2024-05-24T04:03:00Z"/>
        </w:rPr>
      </w:pPr>
      <w:r>
        <w:rPr>
          <w:b/>
        </w:rPr>
        <w:t>Parents</w:t>
      </w:r>
      <w:r>
        <w:t>: Parents could utilize the generated notes as a supplementary resource to solidify their child's understanding of the learned concepts offering easier study ethics at their homes. The generator will also allow parents to specify learning objectives or areas of difficulty</w:t>
      </w:r>
      <w:ins w:id="55" w:author="SAPUL Ma. Shiela C." w:date="2024-05-24T10:17:00Z" w16du:dateUtc="2024-05-24T02:17:00Z">
        <w:r w:rsidR="00BE66AA">
          <w:t>;</w:t>
        </w:r>
        <w:r w:rsidR="00BE66AA">
          <w:t xml:space="preserve"> </w:t>
        </w:r>
      </w:ins>
      <w:r>
        <w:t>it could personalize the study experience and address specific knowledge gaps for their children.</w:t>
      </w:r>
    </w:p>
    <w:p w14:paraId="421A9697" w14:textId="055864D0" w:rsidR="00301024" w:rsidRDefault="00301024">
      <w:pPr>
        <w:spacing w:line="480" w:lineRule="auto"/>
        <w:jc w:val="both"/>
      </w:pPr>
      <w:commentRangeStart w:id="56"/>
      <w:ins w:id="57" w:author="SAPUL Ma. Shiela C." w:date="2024-05-24T12:03:00Z" w16du:dateUtc="2024-05-24T04:03:00Z">
        <w:r>
          <w:t>Researchers</w:t>
        </w:r>
        <w:commentRangeEnd w:id="56"/>
        <w:r>
          <w:rPr>
            <w:rStyle w:val="CommentReference"/>
          </w:rPr>
          <w:commentReference w:id="56"/>
        </w:r>
        <w:r>
          <w:t xml:space="preserve">: </w:t>
        </w:r>
      </w:ins>
    </w:p>
    <w:p w14:paraId="5CDDD4D1" w14:textId="77777777" w:rsidR="006D1658" w:rsidRDefault="006D1658">
      <w:pPr>
        <w:spacing w:line="480" w:lineRule="auto"/>
        <w:jc w:val="both"/>
      </w:pPr>
    </w:p>
    <w:p w14:paraId="453A2F9D" w14:textId="33FA621A" w:rsidR="006D1658" w:rsidRDefault="00BE66AA">
      <w:pPr>
        <w:spacing w:line="480" w:lineRule="auto"/>
        <w:jc w:val="both"/>
        <w:sectPr w:rsidR="006D1658">
          <w:footerReference w:type="default" r:id="rId13"/>
          <w:pgSz w:w="12240" w:h="15840"/>
          <w:pgMar w:top="1440" w:right="1440" w:bottom="1440" w:left="2160" w:header="720" w:footer="720" w:gutter="0"/>
          <w:pgNumType w:start="1"/>
          <w:cols w:space="720"/>
        </w:sectPr>
      </w:pPr>
      <w:ins w:id="58" w:author="SAPUL Ma. Shiela C." w:date="2024-05-24T11:47:00Z" w16du:dateUtc="2024-05-24T03:47:00Z">
        <w:r>
          <w:t>S</w:t>
        </w:r>
      </w:ins>
      <w:ins w:id="59" w:author="SAPUL Ma. Shiela C." w:date="2024-05-24T11:31:00Z" w16du:dateUtc="2024-05-24T03:31:00Z">
        <w:r>
          <w:t>tudying</w:t>
        </w:r>
      </w:ins>
      <w:r w:rsidR="00000000">
        <w:t xml:space="preserve"> such a tool </w:t>
      </w:r>
      <w:ins w:id="60" w:author="SAPUL Ma. Shiela C." w:date="2024-05-24T10:17:00Z" w16du:dateUtc="2024-05-24T02:17:00Z">
        <w:r>
          <w:t>can enhance students' learning experience</w:t>
        </w:r>
      </w:ins>
      <w:r w:rsidR="00000000">
        <w:t>, alleviate teacher workload, and contribute to the development of innovative educational technology.</w:t>
      </w:r>
    </w:p>
    <w:p w14:paraId="64418422" w14:textId="77777777" w:rsidR="006D1658" w:rsidRDefault="00000000">
      <w:pPr>
        <w:pStyle w:val="Heading4"/>
        <w:spacing w:line="480" w:lineRule="auto"/>
        <w:jc w:val="center"/>
      </w:pPr>
      <w:bookmarkStart w:id="61" w:name="_o4h1efruzkdx" w:colFirst="0" w:colLast="0"/>
      <w:bookmarkEnd w:id="61"/>
      <w:r>
        <w:rPr>
          <w:b/>
          <w:color w:val="000000"/>
          <w:sz w:val="22"/>
          <w:szCs w:val="22"/>
        </w:rPr>
        <w:lastRenderedPageBreak/>
        <w:t>CHAPTER II</w:t>
      </w:r>
    </w:p>
    <w:p w14:paraId="4076EDFC" w14:textId="77777777" w:rsidR="006D1658" w:rsidRDefault="006D1658">
      <w:pPr>
        <w:spacing w:line="480" w:lineRule="auto"/>
        <w:jc w:val="center"/>
        <w:rPr>
          <w:b/>
        </w:rPr>
      </w:pPr>
    </w:p>
    <w:p w14:paraId="2D94AA06" w14:textId="77777777" w:rsidR="006D1658" w:rsidRDefault="00000000">
      <w:pPr>
        <w:spacing w:line="480" w:lineRule="auto"/>
        <w:jc w:val="center"/>
        <w:rPr>
          <w:b/>
        </w:rPr>
      </w:pPr>
      <w:commentRangeStart w:id="62"/>
      <w:commentRangeStart w:id="63"/>
      <w:r>
        <w:rPr>
          <w:b/>
        </w:rPr>
        <w:t>Review</w:t>
      </w:r>
      <w:commentRangeEnd w:id="62"/>
      <w:r w:rsidR="00BE66AA">
        <w:rPr>
          <w:rStyle w:val="CommentReference"/>
        </w:rPr>
        <w:commentReference w:id="62"/>
      </w:r>
      <w:commentRangeEnd w:id="63"/>
      <w:r w:rsidR="00BE66AA">
        <w:rPr>
          <w:rStyle w:val="CommentReference"/>
        </w:rPr>
        <w:commentReference w:id="63"/>
      </w:r>
      <w:r>
        <w:rPr>
          <w:b/>
        </w:rPr>
        <w:t xml:space="preserve"> of Related Literature</w:t>
      </w:r>
    </w:p>
    <w:p w14:paraId="3B4B7AFA" w14:textId="77777777" w:rsidR="006D1658" w:rsidRDefault="00000000">
      <w:pPr>
        <w:spacing w:before="240" w:after="240" w:line="480" w:lineRule="auto"/>
        <w:jc w:val="both"/>
        <w:rPr>
          <w:b/>
        </w:rPr>
      </w:pPr>
      <w:r>
        <w:rPr>
          <w:b/>
        </w:rPr>
        <w:t>SynthNotes: A Generator Framework for High-volume, High-fidelity Synthetic Mental 79</w:t>
      </w:r>
      <w:proofErr w:type="gramStart"/>
      <w:r>
        <w:rPr>
          <w:b/>
        </w:rPr>
        <w:t>UI  JN</w:t>
      </w:r>
      <w:proofErr w:type="gramEnd"/>
      <w:r>
        <w:rPr>
          <w:b/>
        </w:rPr>
        <w:t>8   Health Notes</w:t>
      </w:r>
    </w:p>
    <w:p w14:paraId="59B997A5" w14:textId="77777777" w:rsidR="006D1658" w:rsidRDefault="00000000">
      <w:pPr>
        <w:spacing w:before="240" w:after="240" w:line="480" w:lineRule="auto"/>
        <w:jc w:val="both"/>
      </w:pPr>
      <w:r>
        <w:t>SynthNotes is a cutting-edge framework designed to produce large-scale, privacy-preserving, and realistic mental health progress report notes. It addresses the challenge of insufficient training data for AI/Machine Learning tasks in the context of Big Data and AI. With the need to explore, evaluate, and train computational methods for the emerging mental health crisis in the US, SynthNotes influences literature and public statistical models to generate free text notes that accurately represent patient mental health characteristics. SynthNotes creates text notes using information from literature and public statistical models, providing an authentic portrayal of a patient's mental health traits. It also simulates licensed mental health professionals' writing style and expressive features. The framework is versatile, accommodating different conditions and model variations.</w:t>
      </w:r>
    </w:p>
    <w:p w14:paraId="3FFB7214" w14:textId="77777777" w:rsidR="006D1658" w:rsidRDefault="00000000">
      <w:pPr>
        <w:spacing w:before="240" w:after="240" w:line="480" w:lineRule="auto"/>
        <w:jc w:val="both"/>
      </w:pPr>
      <w:r>
        <w:t>Furthermore, it offers flexibility in structure, content, and corpus size. Our paper presents the initial usage and performance of SynthNotes, along with ongoing work to incorporate content planning and deep learning techniques trained on real data (</w:t>
      </w:r>
      <w:proofErr w:type="spellStart"/>
      <w:r>
        <w:t>Begoli</w:t>
      </w:r>
      <w:proofErr w:type="spellEnd"/>
      <w:r>
        <w:t xml:space="preserve"> Edmon, </w:t>
      </w:r>
      <w:proofErr w:type="spellStart"/>
      <w:r>
        <w:t>ORCiD</w:t>
      </w:r>
      <w:proofErr w:type="spellEnd"/>
      <w:r>
        <w:t xml:space="preserve"> logo, Brown Kris, Srinivasan Sudarshan, Tamang, Suzanne, 2018).</w:t>
      </w:r>
    </w:p>
    <w:p w14:paraId="2C543AA4" w14:textId="77777777" w:rsidR="006D1658" w:rsidRDefault="00000000">
      <w:pPr>
        <w:pStyle w:val="Heading4"/>
        <w:keepNext w:val="0"/>
        <w:keepLines w:val="0"/>
        <w:shd w:val="clear" w:color="auto" w:fill="FFFFFF"/>
        <w:spacing w:before="0" w:after="0" w:line="480" w:lineRule="auto"/>
        <w:jc w:val="both"/>
        <w:rPr>
          <w:b/>
          <w:color w:val="131314"/>
          <w:sz w:val="22"/>
          <w:szCs w:val="22"/>
        </w:rPr>
      </w:pPr>
      <w:bookmarkStart w:id="64" w:name="_gjdgxs" w:colFirst="0" w:colLast="0"/>
      <w:bookmarkEnd w:id="64"/>
      <w:r>
        <w:rPr>
          <w:b/>
          <w:color w:val="131314"/>
          <w:sz w:val="22"/>
          <w:szCs w:val="22"/>
        </w:rPr>
        <w:t xml:space="preserve">Automated Question Generator using </w:t>
      </w:r>
      <w:proofErr w:type="gramStart"/>
      <w:r>
        <w:rPr>
          <w:b/>
          <w:color w:val="131314"/>
          <w:sz w:val="22"/>
          <w:szCs w:val="22"/>
        </w:rPr>
        <w:t>NLP</w:t>
      </w:r>
      <w:proofErr w:type="gramEnd"/>
    </w:p>
    <w:p w14:paraId="365A6318" w14:textId="6557639A" w:rsidR="006D1658" w:rsidRDefault="00000000">
      <w:pPr>
        <w:spacing w:line="480" w:lineRule="auto"/>
        <w:jc w:val="both"/>
        <w:rPr>
          <w:color w:val="212529"/>
          <w:highlight w:val="white"/>
        </w:rPr>
      </w:pPr>
      <w:r>
        <w:rPr>
          <w:color w:val="212529"/>
          <w:highlight w:val="white"/>
        </w:rPr>
        <w:t xml:space="preserve">Automated Question Generator with Natural Language Processing (NLP) is a system that uses machine learning and artificial intelligence to generate question papers automatically. This system employs NLP techniques to analyze a given text, identify key </w:t>
      </w:r>
      <w:r>
        <w:rPr>
          <w:color w:val="212529"/>
          <w:highlight w:val="white"/>
        </w:rPr>
        <w:lastRenderedPageBreak/>
        <w:t xml:space="preserve">concepts, and generate questions based on them. The generated questions are diverse and adhere to a predefined format. This system eliminates the need for manually creating question papers, which can be time-consuming and </w:t>
      </w:r>
      <w:proofErr w:type="gramStart"/>
      <w:r>
        <w:rPr>
          <w:color w:val="212529"/>
          <w:highlight w:val="white"/>
        </w:rPr>
        <w:t>error-prone</w:t>
      </w:r>
      <w:proofErr w:type="gramEnd"/>
      <w:r>
        <w:rPr>
          <w:color w:val="212529"/>
          <w:highlight w:val="white"/>
        </w:rPr>
        <w:t>. The proposed system can help educators quickly generate question papers and assess student performance. This system works by analyzing the course material's topic, subject, and complexity level to generate a set of questions to assess students' comprehension. The system uses NLP. (</w:t>
      </w:r>
      <w:r>
        <w:rPr>
          <w:color w:val="444444"/>
          <w:sz w:val="21"/>
          <w:szCs w:val="21"/>
          <w:highlight w:val="white"/>
        </w:rPr>
        <w:t xml:space="preserve">Tejas </w:t>
      </w:r>
      <w:proofErr w:type="spellStart"/>
      <w:r>
        <w:rPr>
          <w:color w:val="444444"/>
          <w:sz w:val="21"/>
          <w:szCs w:val="21"/>
          <w:highlight w:val="white"/>
        </w:rPr>
        <w:t>Chakankar</w:t>
      </w:r>
      <w:proofErr w:type="spellEnd"/>
      <w:r>
        <w:rPr>
          <w:color w:val="444444"/>
          <w:sz w:val="21"/>
          <w:szCs w:val="21"/>
          <w:highlight w:val="white"/>
        </w:rPr>
        <w:t xml:space="preserve">, Tejas </w:t>
      </w:r>
      <w:proofErr w:type="spellStart"/>
      <w:r>
        <w:rPr>
          <w:color w:val="444444"/>
          <w:sz w:val="21"/>
          <w:szCs w:val="21"/>
          <w:highlight w:val="white"/>
        </w:rPr>
        <w:t>Shinkar</w:t>
      </w:r>
      <w:proofErr w:type="spellEnd"/>
      <w:r>
        <w:rPr>
          <w:color w:val="444444"/>
          <w:sz w:val="21"/>
          <w:szCs w:val="21"/>
          <w:highlight w:val="white"/>
        </w:rPr>
        <w:t xml:space="preserve">, Shreyash Waghdhare, Srushti </w:t>
      </w:r>
      <w:proofErr w:type="spellStart"/>
      <w:r>
        <w:rPr>
          <w:color w:val="444444"/>
          <w:sz w:val="21"/>
          <w:szCs w:val="21"/>
          <w:highlight w:val="white"/>
        </w:rPr>
        <w:t>Waichal</w:t>
      </w:r>
      <w:proofErr w:type="spellEnd"/>
      <w:r>
        <w:rPr>
          <w:color w:val="444444"/>
          <w:sz w:val="21"/>
          <w:szCs w:val="21"/>
          <w:highlight w:val="white"/>
        </w:rPr>
        <w:t xml:space="preserve">, Mrs. M. M. </w:t>
      </w:r>
      <w:proofErr w:type="spellStart"/>
      <w:r>
        <w:rPr>
          <w:color w:val="444444"/>
          <w:sz w:val="21"/>
          <w:szCs w:val="21"/>
          <w:highlight w:val="white"/>
        </w:rPr>
        <w:t>Phadtare</w:t>
      </w:r>
      <w:proofErr w:type="spellEnd"/>
      <w:r>
        <w:rPr>
          <w:color w:val="444444"/>
          <w:sz w:val="21"/>
          <w:szCs w:val="21"/>
          <w:highlight w:val="white"/>
        </w:rPr>
        <w:t>, 2023)</w:t>
      </w:r>
      <w:ins w:id="65" w:author="SAPUL Ma. Shiela C." w:date="2024-05-24T11:32:00Z" w16du:dateUtc="2024-05-24T03:32:00Z">
        <w:r w:rsidR="00BE66AA">
          <w:rPr>
            <w:color w:val="444444"/>
            <w:sz w:val="21"/>
            <w:szCs w:val="21"/>
            <w:highlight w:val="white"/>
          </w:rPr>
          <w:t>.</w:t>
        </w:r>
      </w:ins>
    </w:p>
    <w:p w14:paraId="44986E6E" w14:textId="77777777" w:rsidR="006D1658" w:rsidRDefault="00000000">
      <w:pPr>
        <w:spacing w:before="240" w:after="240" w:line="480" w:lineRule="auto"/>
        <w:jc w:val="both"/>
        <w:rPr>
          <w:b/>
        </w:rPr>
      </w:pPr>
      <w:r>
        <w:rPr>
          <w:b/>
        </w:rPr>
        <w:t>AI Text Summarization System.</w:t>
      </w:r>
    </w:p>
    <w:p w14:paraId="26D13C37" w14:textId="77777777" w:rsidR="006D1658" w:rsidRDefault="00000000">
      <w:pPr>
        <w:spacing w:before="240" w:after="240" w:line="480" w:lineRule="auto"/>
        <w:jc w:val="both"/>
        <w:rPr>
          <w:b/>
        </w:rPr>
      </w:pPr>
      <w:r>
        <w:t xml:space="preserve">AI text summarization system that uses GPT, a powerful language model, to create concise and meaningful summaries of long text documents. The system comprises four modules: user, android application, GPT API, and GPT server. The user interacts with the system using the Android application, which serves as the user interface. The GPT API bridges the Android application and the GPT server, which houses the GPT model and manages the text summarization process. The system generates summaries using cutting-edge natural language processing techniques that preserve contextual coherence and salient information. The system's summarization abilities are evaluated using metrics such as Rouge and F1 scores, demonstrating its effectiveness in capturing key information from various text documents. The system's integration with Android platforms allows for easy access for mobile users, making it ideal for applications like news summarization, document summarization, and content curation. The system's modular architecture promotes scalability and flexibility, allowing for future improvements and extensions. The AI text summarization system, which uses GPT, offers a promising approach for automatically summarizing large volumes of text, providing users with time-saving and meaningful summaries. The system has potential applications in various domains and can </w:t>
      </w:r>
      <w:r>
        <w:lastRenderedPageBreak/>
        <w:t xml:space="preserve">serve as a foundation for future research in text summarization and natural language processing. </w:t>
      </w:r>
      <w:proofErr w:type="gramStart"/>
      <w:r>
        <w:t xml:space="preserve">( </w:t>
      </w:r>
      <w:r>
        <w:rPr>
          <w:color w:val="444444"/>
          <w:sz w:val="21"/>
          <w:szCs w:val="21"/>
          <w:highlight w:val="white"/>
        </w:rPr>
        <w:t>Swapnil</w:t>
      </w:r>
      <w:proofErr w:type="gramEnd"/>
      <w:r>
        <w:rPr>
          <w:color w:val="444444"/>
          <w:sz w:val="21"/>
          <w:szCs w:val="21"/>
          <w:highlight w:val="white"/>
        </w:rPr>
        <w:t xml:space="preserve"> </w:t>
      </w:r>
      <w:proofErr w:type="spellStart"/>
      <w:r>
        <w:rPr>
          <w:color w:val="444444"/>
          <w:sz w:val="21"/>
          <w:szCs w:val="21"/>
          <w:highlight w:val="white"/>
        </w:rPr>
        <w:t>Kuyate</w:t>
      </w:r>
      <w:proofErr w:type="spellEnd"/>
      <w:r>
        <w:rPr>
          <w:color w:val="444444"/>
          <w:sz w:val="21"/>
          <w:szCs w:val="21"/>
          <w:highlight w:val="white"/>
        </w:rPr>
        <w:t xml:space="preserve">, </w:t>
      </w:r>
      <w:proofErr w:type="spellStart"/>
      <w:r>
        <w:rPr>
          <w:color w:val="444444"/>
          <w:sz w:val="21"/>
          <w:szCs w:val="21"/>
          <w:highlight w:val="white"/>
        </w:rPr>
        <w:t>Omdeep</w:t>
      </w:r>
      <w:proofErr w:type="spellEnd"/>
      <w:r>
        <w:rPr>
          <w:color w:val="444444"/>
          <w:sz w:val="21"/>
          <w:szCs w:val="21"/>
          <w:highlight w:val="white"/>
        </w:rPr>
        <w:t xml:space="preserve"> Jadhav, Pratik Jadhav, 2023)</w:t>
      </w:r>
    </w:p>
    <w:p w14:paraId="43FFE40B" w14:textId="77777777" w:rsidR="006D1658" w:rsidRDefault="00000000">
      <w:pPr>
        <w:spacing w:before="240" w:after="240" w:line="480" w:lineRule="auto"/>
        <w:jc w:val="both"/>
        <w:rPr>
          <w:b/>
        </w:rPr>
      </w:pPr>
      <w:r>
        <w:rPr>
          <w:b/>
        </w:rPr>
        <w:t>PhotoOCR: Reading Text in Uncontrolled Conditions</w:t>
      </w:r>
    </w:p>
    <w:p w14:paraId="4ADC6093" w14:textId="31712C0A" w:rsidR="006D1658" w:rsidRDefault="00000000">
      <w:pPr>
        <w:spacing w:before="240" w:after="240" w:line="480" w:lineRule="auto"/>
        <w:jc w:val="both"/>
      </w:pPr>
      <w:r>
        <w:t xml:space="preserve">PhotoOCR is a machine learning-based system designed for extracting text from images while focusing on improving text recognition from smartphones. This area often struggles to recognize text from the images. Leveraging advancements in machine learning isolated character classification and incorporated datacenter-scale language modeling. The PhotoOCR demonstrates reliable text recognition even in complicated image conditions, for example, blur, low resolution, low contrast, high </w:t>
      </w:r>
      <w:ins w:id="66" w:author="SAPUL Ma. Shiela C." w:date="2024-05-24T11:32:00Z" w16du:dateUtc="2024-05-24T03:32:00Z">
        <w:r w:rsidR="00BE66AA">
          <w:t>noise,</w:t>
        </w:r>
      </w:ins>
      <w:r>
        <w:t xml:space="preserve"> and distortion. PhotoOCR processes images quickly, with a mean time of 600 </w:t>
      </w:r>
      <w:proofErr w:type="spellStart"/>
      <w:r>
        <w:t>ms</w:t>
      </w:r>
      <w:proofErr w:type="spellEnd"/>
      <w:r>
        <w:t>, outperforming previous text extraction benchmarks. PhotoOCR is currently in use in many applications at Google, and it's also available as a user input modality inTranslate for Android, demonstrating the system's effectiveness, dependability and value to users looking for a quick and accurate method of extracting text from images. (</w:t>
      </w:r>
      <w:del w:id="67" w:author="SAPUL Ma. Shiela C." w:date="2024-05-24T11:33:00Z" w16du:dateUtc="2024-05-24T03:33:00Z">
        <w:r w:rsidDel="00BE66AA">
          <w:delText xml:space="preserve"> </w:delText>
        </w:r>
      </w:del>
      <w:r>
        <w:t>Alessandro Bissacco, Mark Cummins, Yuval Netzer, Hartmut Neven, 2013)</w:t>
      </w:r>
    </w:p>
    <w:p w14:paraId="0371B46F" w14:textId="77777777" w:rsidR="006D1658" w:rsidRDefault="00000000">
      <w:pPr>
        <w:spacing w:before="240" w:after="240" w:line="480" w:lineRule="auto"/>
        <w:jc w:val="both"/>
      </w:pPr>
      <w:r>
        <w:rPr>
          <w:b/>
        </w:rPr>
        <w:t xml:space="preserve">NLP-Cube: End-to-end raw text processing with neural networks </w:t>
      </w:r>
    </w:p>
    <w:p w14:paraId="3C23AF50" w14:textId="73AE246A" w:rsidR="006D1658" w:rsidRDefault="00BE66AA">
      <w:pPr>
        <w:spacing w:before="240" w:after="240" w:line="480" w:lineRule="auto"/>
        <w:jc w:val="both"/>
      </w:pPr>
      <w:ins w:id="68" w:author="SAPUL Ma. Shiela C." w:date="2024-05-24T10:18:00Z" w16du:dateUtc="2024-05-24T02:18:00Z">
        <w:r>
          <w:t xml:space="preserve">NLP-Cube is an end-to-end framework that excels in </w:t>
        </w:r>
        <w:proofErr w:type="spellStart"/>
        <w:r>
          <w:t>CoNLL</w:t>
        </w:r>
        <w:proofErr w:type="spellEnd"/>
        <w:r>
          <w:t>" Multilingual parsing from raw Text to Universal Dependencies 2018 Shared task</w:t>
        </w:r>
      </w:ins>
      <w:r w:rsidR="00000000">
        <w:t xml:space="preserve">. NLP-Cube is free, and it uses a Python-based NLP system that performs various tasks, including sentence splitting, tokenization, compound word expansion, lemmatization, tagging, and parsing. Its use of neural networks enables accurate and efficient NLP processing for various applications. </w:t>
      </w:r>
      <w:ins w:id="69" w:author="SAPUL Ma. Shiela C." w:date="2024-05-24T10:19:00Z" w16du:dateUtc="2024-05-24T02:19:00Z">
        <w:r>
          <w:t>The performance of lexicalized and delexicalized features or text extraction</w:t>
        </w:r>
      </w:ins>
      <w:r w:rsidR="00000000">
        <w:t xml:space="preserve"> degrades when using morphological features due to predicted features being used as input during runtime. To solve the issue, the NLP-Cube uses only lexicalized features as input for all </w:t>
      </w:r>
      <w:r w:rsidR="00000000">
        <w:lastRenderedPageBreak/>
        <w:t xml:space="preserve">modules, except for the lemmatizer, which requires morphological information. The NLP-Cube gives </w:t>
      </w:r>
      <w:proofErr w:type="gramStart"/>
      <w:r w:rsidR="00000000">
        <w:t>an accurate</w:t>
      </w:r>
      <w:proofErr w:type="gramEnd"/>
      <w:r w:rsidR="00000000">
        <w:t xml:space="preserve"> and efficient NLP processing for a wide range of applications. Its strong performance in the </w:t>
      </w:r>
      <w:proofErr w:type="spellStart"/>
      <w:r w:rsidR="00000000">
        <w:t>CoNLL</w:t>
      </w:r>
      <w:proofErr w:type="spellEnd"/>
      <w:r w:rsidR="00000000">
        <w:t xml:space="preserve"> shared task demonstrates its effectiveness in handling complex NLP tasks. (Tiberiu Boros, Ruxandra </w:t>
      </w:r>
      <w:proofErr w:type="spellStart"/>
      <w:r w:rsidR="00000000">
        <w:t>Burtica</w:t>
      </w:r>
      <w:proofErr w:type="spellEnd"/>
      <w:r w:rsidR="00000000">
        <w:t>, Stefan Daniel Dumitrescu, 2018)</w:t>
      </w:r>
    </w:p>
    <w:p w14:paraId="407EDF23" w14:textId="77777777" w:rsidR="006D1658" w:rsidRDefault="00000000">
      <w:pPr>
        <w:spacing w:before="240" w:after="240" w:line="480" w:lineRule="auto"/>
        <w:jc w:val="both"/>
        <w:rPr>
          <w:b/>
        </w:rPr>
      </w:pPr>
      <w:r>
        <w:rPr>
          <w:b/>
        </w:rPr>
        <w:t>SynthNotes: A Generator Framework for High-volume, High-fidelity Synthetic Mental 79</w:t>
      </w:r>
      <w:proofErr w:type="gramStart"/>
      <w:r>
        <w:rPr>
          <w:b/>
        </w:rPr>
        <w:t>UI  JN</w:t>
      </w:r>
      <w:proofErr w:type="gramEnd"/>
      <w:r>
        <w:rPr>
          <w:b/>
        </w:rPr>
        <w:t>8   Health Notes</w:t>
      </w:r>
    </w:p>
    <w:p w14:paraId="5E432837" w14:textId="77777777" w:rsidR="006D1658" w:rsidRDefault="00000000">
      <w:pPr>
        <w:spacing w:before="240" w:after="240" w:line="480" w:lineRule="auto"/>
        <w:jc w:val="both"/>
        <w:rPr>
          <w:highlight w:val="white"/>
        </w:rPr>
      </w:pPr>
      <w:r>
        <w:rPr>
          <w:highlight w:val="white"/>
        </w:rPr>
        <w:t>SynthNotes is a useful framework that addresses the challenges of creating realistic and authentic mental health progress report notes using AI/ML techniques. It presents a promising solution to the problem of insufficient training data and lays the groundwork for future research and development in this field.</w:t>
      </w:r>
    </w:p>
    <w:p w14:paraId="516AB267" w14:textId="77777777" w:rsidR="006D1658" w:rsidRDefault="00000000">
      <w:pPr>
        <w:pStyle w:val="Heading4"/>
        <w:keepNext w:val="0"/>
        <w:keepLines w:val="0"/>
        <w:shd w:val="clear" w:color="auto" w:fill="FFFFFF"/>
        <w:spacing w:before="0" w:after="0" w:line="480" w:lineRule="auto"/>
        <w:jc w:val="both"/>
        <w:rPr>
          <w:b/>
          <w:color w:val="131314"/>
          <w:sz w:val="22"/>
          <w:szCs w:val="22"/>
        </w:rPr>
      </w:pPr>
      <w:bookmarkStart w:id="70" w:name="_30j0zll" w:colFirst="0" w:colLast="0"/>
      <w:bookmarkEnd w:id="70"/>
      <w:r>
        <w:rPr>
          <w:b/>
          <w:color w:val="131314"/>
          <w:sz w:val="22"/>
          <w:szCs w:val="22"/>
        </w:rPr>
        <w:t xml:space="preserve">Automated Question Generator using </w:t>
      </w:r>
      <w:proofErr w:type="gramStart"/>
      <w:r>
        <w:rPr>
          <w:b/>
          <w:color w:val="131314"/>
          <w:sz w:val="22"/>
          <w:szCs w:val="22"/>
        </w:rPr>
        <w:t>NLP</w:t>
      </w:r>
      <w:proofErr w:type="gramEnd"/>
    </w:p>
    <w:p w14:paraId="054AECE4" w14:textId="77777777" w:rsidR="006D1658" w:rsidRDefault="00000000">
      <w:pPr>
        <w:spacing w:line="480" w:lineRule="auto"/>
        <w:jc w:val="both"/>
        <w:rPr>
          <w:color w:val="212529"/>
          <w:highlight w:val="white"/>
        </w:rPr>
      </w:pPr>
      <w:r>
        <w:rPr>
          <w:color w:val="212529"/>
          <w:highlight w:val="white"/>
        </w:rPr>
        <w:t>Automated Question Generator with Natural Language Processing (NLP) is a system that generates question papers using machine learning and artificial intelligence. This system uses natural language processing (NLP) techniques to analyze a given text, identify key concepts, and generate questions from them. The system eliminates the need to manually create question papers, which can be time-consuming and error-prone, while also assisting educators in quickly generating question papers and assessing student performance.</w:t>
      </w:r>
    </w:p>
    <w:p w14:paraId="266EA7A5" w14:textId="77777777" w:rsidR="006D1658" w:rsidRDefault="006D1658">
      <w:pPr>
        <w:spacing w:line="480" w:lineRule="auto"/>
        <w:jc w:val="both"/>
        <w:rPr>
          <w:color w:val="212529"/>
          <w:highlight w:val="white"/>
        </w:rPr>
      </w:pPr>
    </w:p>
    <w:p w14:paraId="7E221CFC" w14:textId="77777777" w:rsidR="006D1658" w:rsidRDefault="006D1658">
      <w:pPr>
        <w:spacing w:line="480" w:lineRule="auto"/>
        <w:jc w:val="both"/>
        <w:rPr>
          <w:color w:val="212529"/>
          <w:highlight w:val="white"/>
        </w:rPr>
      </w:pPr>
    </w:p>
    <w:p w14:paraId="7DBEEAA7" w14:textId="77777777" w:rsidR="006D1658" w:rsidRDefault="00000000">
      <w:pPr>
        <w:spacing w:before="240" w:after="240" w:line="480" w:lineRule="auto"/>
        <w:jc w:val="both"/>
        <w:rPr>
          <w:b/>
        </w:rPr>
      </w:pPr>
      <w:r>
        <w:rPr>
          <w:b/>
        </w:rPr>
        <w:t>AI Text Summarization System.</w:t>
      </w:r>
    </w:p>
    <w:p w14:paraId="203CF34B" w14:textId="77777777" w:rsidR="006D1658" w:rsidRDefault="00000000">
      <w:pPr>
        <w:spacing w:before="240" w:after="240" w:line="480" w:lineRule="auto"/>
        <w:jc w:val="both"/>
      </w:pPr>
      <w:r>
        <w:t xml:space="preserve">AI text summarization system that uses GPT, a powerful language model, to create concise and meaningful summaries of long text documents. The AI text summarization </w:t>
      </w:r>
      <w:r>
        <w:lastRenderedPageBreak/>
        <w:t xml:space="preserve">system utilizes a modular architecture comprising four main components: the user interface via an Android application, the GPT API acting as a mediator, the GPT server housing the language model, and advanced NLP techniques. It effectively generates concise and coherent summaries from lengthy text documents, evaluated by metrics like Rouge and F1 scores. </w:t>
      </w:r>
    </w:p>
    <w:p w14:paraId="5D4E4A01" w14:textId="77777777" w:rsidR="006D1658" w:rsidRDefault="00000000">
      <w:pPr>
        <w:spacing w:before="240" w:after="240" w:line="480" w:lineRule="auto"/>
        <w:jc w:val="both"/>
        <w:rPr>
          <w:b/>
        </w:rPr>
      </w:pPr>
      <w:r>
        <w:rPr>
          <w:b/>
        </w:rPr>
        <w:t>PhotoOCR: Reading Text in Uncontrolled Conditions</w:t>
      </w:r>
    </w:p>
    <w:p w14:paraId="1F79E653" w14:textId="77777777" w:rsidR="006D1658" w:rsidRDefault="00000000">
      <w:pPr>
        <w:spacing w:before="240" w:after="240" w:line="480" w:lineRule="auto"/>
        <w:jc w:val="both"/>
      </w:pPr>
      <w:r>
        <w:t>The PhotoOCR system enhances text recognition from images, particularly on smartphones. It utilizes advanced machine-learning techniques such as isolated character classification and large-scale language modeling. The PhotoOCR is integrated into Translate for Android, giving users a quick and accurate method of extracting text from images.</w:t>
      </w:r>
    </w:p>
    <w:p w14:paraId="2285CF74" w14:textId="77777777" w:rsidR="006D1658" w:rsidRDefault="00000000">
      <w:pPr>
        <w:spacing w:before="240" w:after="240" w:line="480" w:lineRule="auto"/>
        <w:jc w:val="both"/>
      </w:pPr>
      <w:r>
        <w:rPr>
          <w:b/>
        </w:rPr>
        <w:t xml:space="preserve">NLP-Cube: End-to-end raw text processing with neural networks </w:t>
      </w:r>
    </w:p>
    <w:p w14:paraId="02744BB1" w14:textId="77777777" w:rsidR="006D1658" w:rsidRDefault="00000000">
      <w:pPr>
        <w:spacing w:before="240" w:after="240" w:line="480" w:lineRule="auto"/>
        <w:jc w:val="both"/>
      </w:pPr>
      <w:r>
        <w:t xml:space="preserve">NLP-Cube is a free Python-based NLP system with sentence splitting, tokenization, compound word expansion, lemmatization, tagging, and parsing features. It utilizes neural networks for precise and efficient NLP processing in various applications. The system's success in the </w:t>
      </w:r>
      <w:proofErr w:type="spellStart"/>
      <w:r>
        <w:t>CoNLL</w:t>
      </w:r>
      <w:proofErr w:type="spellEnd"/>
      <w:r>
        <w:t xml:space="preserve"> shared task demonstrates its ability to manage complex NLP tasks.</w:t>
      </w:r>
    </w:p>
    <w:p w14:paraId="428881C5" w14:textId="77389DD2" w:rsidR="006D1658" w:rsidRDefault="00000000">
      <w:pPr>
        <w:spacing w:before="240" w:after="480" w:line="480" w:lineRule="auto"/>
        <w:ind w:left="-20" w:firstLine="720"/>
        <w:jc w:val="both"/>
        <w:rPr>
          <w:color w:val="131314"/>
        </w:rPr>
      </w:pPr>
      <w:r>
        <w:rPr>
          <w:color w:val="131314"/>
        </w:rPr>
        <w:t xml:space="preserve">The studies display the different applications of text summarization and </w:t>
      </w:r>
      <w:ins w:id="71" w:author="SAPUL Ma. Shiela C." w:date="2024-05-24T10:22:00Z" w16du:dateUtc="2024-05-24T02:22:00Z">
        <w:r w:rsidR="00BE66AA">
          <w:rPr>
            <w:color w:val="131314"/>
          </w:rPr>
          <w:t>image extraction</w:t>
        </w:r>
      </w:ins>
      <w:r>
        <w:rPr>
          <w:color w:val="131314"/>
        </w:rPr>
        <w:t>.</w:t>
      </w:r>
    </w:p>
    <w:p w14:paraId="09E72C74" w14:textId="77777777" w:rsidR="006D1658" w:rsidRDefault="00000000">
      <w:pPr>
        <w:spacing w:before="240" w:after="480" w:line="480" w:lineRule="auto"/>
        <w:ind w:left="-20" w:firstLine="720"/>
        <w:jc w:val="both"/>
      </w:pPr>
      <w:r>
        <w:rPr>
          <w:color w:val="131314"/>
        </w:rPr>
        <w:t xml:space="preserve">  ABridge offers a</w:t>
      </w:r>
      <w:r>
        <w:t xml:space="preserve"> text-type instant note-generating application that allows students to upload their notes in either PDF or image format. Text data gathered from the uploaded files will be processed, </w:t>
      </w:r>
      <w:proofErr w:type="gramStart"/>
      <w:r>
        <w:t>summarized</w:t>
      </w:r>
      <w:proofErr w:type="gramEnd"/>
      <w:r>
        <w:t xml:space="preserve"> and generated into notes. The user then is given the option to create quizzes or flashcards to allow efficient and effective studying for the user. </w:t>
      </w:r>
    </w:p>
    <w:p w14:paraId="04A10602" w14:textId="77777777" w:rsidR="006D1658" w:rsidRDefault="00000000">
      <w:pPr>
        <w:spacing w:line="480" w:lineRule="auto"/>
        <w:ind w:left="1440" w:hanging="1335"/>
        <w:jc w:val="both"/>
        <w:rPr>
          <w:color w:val="131314"/>
        </w:rPr>
      </w:pPr>
      <w:r>
        <w:rPr>
          <w:color w:val="212529"/>
          <w:highlight w:val="white"/>
        </w:rPr>
        <w:lastRenderedPageBreak/>
        <w:t>Table 1. Matrix of Studies and System</w:t>
      </w:r>
    </w:p>
    <w:tbl>
      <w:tblPr>
        <w:tblStyle w:val="a"/>
        <w:tblW w:w="7755"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235"/>
        <w:gridCol w:w="900"/>
        <w:gridCol w:w="930"/>
        <w:gridCol w:w="825"/>
        <w:gridCol w:w="885"/>
        <w:gridCol w:w="930"/>
        <w:gridCol w:w="1050"/>
      </w:tblGrid>
      <w:tr w:rsidR="006D1658" w14:paraId="3FE30621" w14:textId="77777777">
        <w:trPr>
          <w:tblHeader/>
        </w:trPr>
        <w:tc>
          <w:tcPr>
            <w:tcW w:w="22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70201E" w14:textId="77777777" w:rsidR="006D1658" w:rsidRDefault="006D1658">
            <w:pPr>
              <w:widowControl w:val="0"/>
              <w:spacing w:line="480" w:lineRule="auto"/>
              <w:jc w:val="both"/>
              <w:rPr>
                <w:color w:val="131314"/>
              </w:rPr>
            </w:pP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8CEAE0" w14:textId="77777777" w:rsidR="006D1658" w:rsidRDefault="00000000">
            <w:pPr>
              <w:widowControl w:val="0"/>
              <w:spacing w:line="480" w:lineRule="auto"/>
              <w:jc w:val="center"/>
              <w:rPr>
                <w:color w:val="131314"/>
              </w:rPr>
            </w:pPr>
            <w:r>
              <w:rPr>
                <w:color w:val="131314"/>
              </w:rPr>
              <w:t>A</w:t>
            </w:r>
          </w:p>
        </w:tc>
        <w:tc>
          <w:tcPr>
            <w:tcW w:w="9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1B7442" w14:textId="77777777" w:rsidR="006D1658" w:rsidRDefault="00000000">
            <w:pPr>
              <w:widowControl w:val="0"/>
              <w:spacing w:line="480" w:lineRule="auto"/>
              <w:jc w:val="center"/>
              <w:rPr>
                <w:color w:val="131314"/>
              </w:rPr>
            </w:pPr>
            <w:r>
              <w:rPr>
                <w:color w:val="131314"/>
              </w:rPr>
              <w:t>B</w:t>
            </w:r>
          </w:p>
        </w:tc>
        <w:tc>
          <w:tcPr>
            <w:tcW w:w="8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47DC80" w14:textId="77777777" w:rsidR="006D1658" w:rsidRDefault="00000000">
            <w:pPr>
              <w:widowControl w:val="0"/>
              <w:spacing w:line="480" w:lineRule="auto"/>
              <w:jc w:val="center"/>
              <w:rPr>
                <w:color w:val="131314"/>
              </w:rPr>
            </w:pPr>
            <w:r>
              <w:rPr>
                <w:color w:val="131314"/>
              </w:rPr>
              <w:t>C</w:t>
            </w:r>
          </w:p>
        </w:tc>
        <w:tc>
          <w:tcPr>
            <w:tcW w:w="8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E2C9C8" w14:textId="77777777" w:rsidR="006D1658" w:rsidRDefault="00000000">
            <w:pPr>
              <w:widowControl w:val="0"/>
              <w:spacing w:line="480" w:lineRule="auto"/>
              <w:jc w:val="center"/>
              <w:rPr>
                <w:color w:val="131314"/>
              </w:rPr>
            </w:pPr>
            <w:r>
              <w:rPr>
                <w:color w:val="131314"/>
              </w:rPr>
              <w:t>D</w:t>
            </w:r>
          </w:p>
        </w:tc>
        <w:tc>
          <w:tcPr>
            <w:tcW w:w="9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63C8BD" w14:textId="77777777" w:rsidR="006D1658" w:rsidRDefault="00000000">
            <w:pPr>
              <w:widowControl w:val="0"/>
              <w:spacing w:line="480" w:lineRule="auto"/>
              <w:jc w:val="center"/>
              <w:rPr>
                <w:color w:val="131314"/>
              </w:rPr>
            </w:pPr>
            <w:r>
              <w:rPr>
                <w:color w:val="131314"/>
              </w:rPr>
              <w:t>E</w:t>
            </w:r>
          </w:p>
        </w:tc>
        <w:tc>
          <w:tcPr>
            <w:tcW w:w="10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18AE4A" w14:textId="77777777" w:rsidR="006D1658" w:rsidRDefault="00000000">
            <w:pPr>
              <w:widowControl w:val="0"/>
              <w:spacing w:line="480" w:lineRule="auto"/>
              <w:jc w:val="center"/>
              <w:rPr>
                <w:color w:val="131314"/>
              </w:rPr>
            </w:pPr>
            <w:r>
              <w:rPr>
                <w:color w:val="131314"/>
              </w:rPr>
              <w:t>F</w:t>
            </w:r>
          </w:p>
        </w:tc>
      </w:tr>
      <w:tr w:rsidR="006D1658" w14:paraId="2A4F269C" w14:textId="77777777">
        <w:trPr>
          <w:tblHeader/>
        </w:trPr>
        <w:tc>
          <w:tcPr>
            <w:tcW w:w="2235" w:type="dxa"/>
            <w:shd w:val="clear" w:color="auto" w:fill="auto"/>
            <w:tcMar>
              <w:top w:w="100" w:type="dxa"/>
              <w:left w:w="100" w:type="dxa"/>
              <w:bottom w:w="100" w:type="dxa"/>
              <w:right w:w="100" w:type="dxa"/>
            </w:tcMar>
          </w:tcPr>
          <w:p w14:paraId="036EF124" w14:textId="77777777" w:rsidR="006D1658" w:rsidRDefault="00000000">
            <w:pPr>
              <w:widowControl w:val="0"/>
              <w:spacing w:line="480" w:lineRule="auto"/>
              <w:jc w:val="both"/>
              <w:rPr>
                <w:color w:val="131314"/>
              </w:rPr>
            </w:pPr>
            <w:r>
              <w:rPr>
                <w:color w:val="131314"/>
              </w:rPr>
              <w:t>Login</w:t>
            </w:r>
          </w:p>
        </w:tc>
        <w:tc>
          <w:tcPr>
            <w:tcW w:w="900" w:type="dxa"/>
            <w:shd w:val="clear" w:color="auto" w:fill="auto"/>
            <w:tcMar>
              <w:top w:w="100" w:type="dxa"/>
              <w:left w:w="100" w:type="dxa"/>
              <w:bottom w:w="100" w:type="dxa"/>
              <w:right w:w="100" w:type="dxa"/>
            </w:tcMar>
          </w:tcPr>
          <w:p w14:paraId="52259AB0" w14:textId="77777777" w:rsidR="006D1658" w:rsidRDefault="006D1658">
            <w:pPr>
              <w:widowControl w:val="0"/>
              <w:spacing w:line="480" w:lineRule="auto"/>
              <w:jc w:val="both"/>
              <w:rPr>
                <w:color w:val="131314"/>
              </w:rPr>
            </w:pPr>
          </w:p>
        </w:tc>
        <w:tc>
          <w:tcPr>
            <w:tcW w:w="930" w:type="dxa"/>
            <w:shd w:val="clear" w:color="auto" w:fill="auto"/>
            <w:tcMar>
              <w:top w:w="100" w:type="dxa"/>
              <w:left w:w="100" w:type="dxa"/>
              <w:bottom w:w="100" w:type="dxa"/>
              <w:right w:w="100" w:type="dxa"/>
            </w:tcMar>
          </w:tcPr>
          <w:p w14:paraId="07AC3D04" w14:textId="77777777" w:rsidR="006D1658" w:rsidRDefault="006D1658">
            <w:pPr>
              <w:widowControl w:val="0"/>
              <w:spacing w:line="480" w:lineRule="auto"/>
              <w:jc w:val="both"/>
              <w:rPr>
                <w:color w:val="131314"/>
              </w:rPr>
            </w:pPr>
          </w:p>
        </w:tc>
        <w:tc>
          <w:tcPr>
            <w:tcW w:w="825" w:type="dxa"/>
            <w:shd w:val="clear" w:color="auto" w:fill="auto"/>
            <w:tcMar>
              <w:top w:w="100" w:type="dxa"/>
              <w:left w:w="100" w:type="dxa"/>
              <w:bottom w:w="100" w:type="dxa"/>
              <w:right w:w="100" w:type="dxa"/>
            </w:tcMar>
          </w:tcPr>
          <w:p w14:paraId="75AD6538" w14:textId="77777777" w:rsidR="006D1658" w:rsidRDefault="00000000">
            <w:pPr>
              <w:widowControl w:val="0"/>
              <w:spacing w:line="480" w:lineRule="auto"/>
              <w:ind w:left="1440" w:hanging="1335"/>
              <w:jc w:val="center"/>
              <w:rPr>
                <w:color w:val="131314"/>
              </w:rPr>
            </w:pPr>
            <w:r>
              <w:rPr>
                <w:rFonts w:ascii="Arial Unicode MS" w:eastAsia="Arial Unicode MS" w:hAnsi="Arial Unicode MS" w:cs="Arial Unicode MS"/>
                <w:color w:val="212529"/>
                <w:highlight w:val="white"/>
              </w:rPr>
              <w:t>✔</w:t>
            </w:r>
          </w:p>
        </w:tc>
        <w:tc>
          <w:tcPr>
            <w:tcW w:w="885" w:type="dxa"/>
            <w:shd w:val="clear" w:color="auto" w:fill="auto"/>
            <w:tcMar>
              <w:top w:w="100" w:type="dxa"/>
              <w:left w:w="100" w:type="dxa"/>
              <w:bottom w:w="100" w:type="dxa"/>
              <w:right w:w="100" w:type="dxa"/>
            </w:tcMar>
          </w:tcPr>
          <w:p w14:paraId="1810F9FA" w14:textId="77777777" w:rsidR="006D1658" w:rsidRDefault="006D1658">
            <w:pPr>
              <w:widowControl w:val="0"/>
              <w:spacing w:line="480" w:lineRule="auto"/>
              <w:jc w:val="both"/>
              <w:rPr>
                <w:color w:val="131314"/>
              </w:rPr>
            </w:pPr>
          </w:p>
        </w:tc>
        <w:tc>
          <w:tcPr>
            <w:tcW w:w="930" w:type="dxa"/>
            <w:shd w:val="clear" w:color="auto" w:fill="auto"/>
            <w:tcMar>
              <w:top w:w="100" w:type="dxa"/>
              <w:left w:w="100" w:type="dxa"/>
              <w:bottom w:w="100" w:type="dxa"/>
              <w:right w:w="100" w:type="dxa"/>
            </w:tcMar>
          </w:tcPr>
          <w:p w14:paraId="5E529D32" w14:textId="77777777" w:rsidR="006D1658" w:rsidRDefault="006D1658">
            <w:pPr>
              <w:widowControl w:val="0"/>
              <w:spacing w:line="480" w:lineRule="auto"/>
              <w:jc w:val="both"/>
              <w:rPr>
                <w:color w:val="131314"/>
              </w:rPr>
            </w:pPr>
          </w:p>
        </w:tc>
        <w:tc>
          <w:tcPr>
            <w:tcW w:w="1050" w:type="dxa"/>
            <w:shd w:val="clear" w:color="auto" w:fill="auto"/>
            <w:tcMar>
              <w:top w:w="100" w:type="dxa"/>
              <w:left w:w="100" w:type="dxa"/>
              <w:bottom w:w="100" w:type="dxa"/>
              <w:right w:w="100" w:type="dxa"/>
            </w:tcMar>
          </w:tcPr>
          <w:p w14:paraId="22657BE8" w14:textId="77777777" w:rsidR="006D1658" w:rsidRDefault="00000000">
            <w:pPr>
              <w:widowControl w:val="0"/>
              <w:spacing w:line="480" w:lineRule="auto"/>
              <w:ind w:left="1440" w:hanging="1335"/>
              <w:jc w:val="center"/>
              <w:rPr>
                <w:color w:val="212529"/>
                <w:highlight w:val="white"/>
              </w:rPr>
            </w:pPr>
            <w:r>
              <w:rPr>
                <w:rFonts w:ascii="Arial Unicode MS" w:eastAsia="Arial Unicode MS" w:hAnsi="Arial Unicode MS" w:cs="Arial Unicode MS"/>
                <w:color w:val="212529"/>
                <w:highlight w:val="white"/>
              </w:rPr>
              <w:t>✔</w:t>
            </w:r>
          </w:p>
        </w:tc>
      </w:tr>
      <w:tr w:rsidR="006D1658" w14:paraId="57AF0545" w14:textId="77777777">
        <w:trPr>
          <w:tblHeader/>
        </w:trPr>
        <w:tc>
          <w:tcPr>
            <w:tcW w:w="2235" w:type="dxa"/>
            <w:shd w:val="clear" w:color="auto" w:fill="auto"/>
            <w:tcMar>
              <w:top w:w="100" w:type="dxa"/>
              <w:left w:w="100" w:type="dxa"/>
              <w:bottom w:w="100" w:type="dxa"/>
              <w:right w:w="100" w:type="dxa"/>
            </w:tcMar>
          </w:tcPr>
          <w:p w14:paraId="3988F268" w14:textId="77777777" w:rsidR="006D1658" w:rsidRDefault="00000000">
            <w:pPr>
              <w:widowControl w:val="0"/>
              <w:spacing w:line="480" w:lineRule="auto"/>
              <w:jc w:val="both"/>
              <w:rPr>
                <w:color w:val="131314"/>
              </w:rPr>
            </w:pPr>
            <w:r>
              <w:rPr>
                <w:color w:val="131314"/>
              </w:rPr>
              <w:t>Register</w:t>
            </w:r>
          </w:p>
        </w:tc>
        <w:tc>
          <w:tcPr>
            <w:tcW w:w="900" w:type="dxa"/>
            <w:shd w:val="clear" w:color="auto" w:fill="auto"/>
            <w:tcMar>
              <w:top w:w="100" w:type="dxa"/>
              <w:left w:w="100" w:type="dxa"/>
              <w:bottom w:w="100" w:type="dxa"/>
              <w:right w:w="100" w:type="dxa"/>
            </w:tcMar>
          </w:tcPr>
          <w:p w14:paraId="55C86169" w14:textId="77777777" w:rsidR="006D1658" w:rsidRDefault="006D1658">
            <w:pPr>
              <w:widowControl w:val="0"/>
              <w:spacing w:line="480" w:lineRule="auto"/>
              <w:jc w:val="both"/>
              <w:rPr>
                <w:color w:val="131314"/>
              </w:rPr>
            </w:pPr>
          </w:p>
        </w:tc>
        <w:tc>
          <w:tcPr>
            <w:tcW w:w="930" w:type="dxa"/>
            <w:shd w:val="clear" w:color="auto" w:fill="auto"/>
            <w:tcMar>
              <w:top w:w="100" w:type="dxa"/>
              <w:left w:w="100" w:type="dxa"/>
              <w:bottom w:w="100" w:type="dxa"/>
              <w:right w:w="100" w:type="dxa"/>
            </w:tcMar>
          </w:tcPr>
          <w:p w14:paraId="034DECFD" w14:textId="77777777" w:rsidR="006D1658" w:rsidRDefault="006D1658">
            <w:pPr>
              <w:widowControl w:val="0"/>
              <w:spacing w:line="480" w:lineRule="auto"/>
              <w:jc w:val="both"/>
              <w:rPr>
                <w:color w:val="131314"/>
              </w:rPr>
            </w:pPr>
          </w:p>
        </w:tc>
        <w:tc>
          <w:tcPr>
            <w:tcW w:w="825" w:type="dxa"/>
            <w:shd w:val="clear" w:color="auto" w:fill="auto"/>
            <w:tcMar>
              <w:top w:w="100" w:type="dxa"/>
              <w:left w:w="100" w:type="dxa"/>
              <w:bottom w:w="100" w:type="dxa"/>
              <w:right w:w="100" w:type="dxa"/>
            </w:tcMar>
          </w:tcPr>
          <w:p w14:paraId="5F895257" w14:textId="77777777" w:rsidR="006D1658" w:rsidRDefault="00000000">
            <w:pPr>
              <w:widowControl w:val="0"/>
              <w:spacing w:line="480" w:lineRule="auto"/>
              <w:ind w:left="1440" w:hanging="1335"/>
              <w:jc w:val="center"/>
              <w:rPr>
                <w:color w:val="131314"/>
              </w:rPr>
            </w:pPr>
            <w:r>
              <w:rPr>
                <w:rFonts w:ascii="Arial Unicode MS" w:eastAsia="Arial Unicode MS" w:hAnsi="Arial Unicode MS" w:cs="Arial Unicode MS"/>
                <w:color w:val="212529"/>
                <w:highlight w:val="white"/>
              </w:rPr>
              <w:t>✔</w:t>
            </w:r>
          </w:p>
        </w:tc>
        <w:tc>
          <w:tcPr>
            <w:tcW w:w="885" w:type="dxa"/>
            <w:shd w:val="clear" w:color="auto" w:fill="auto"/>
            <w:tcMar>
              <w:top w:w="100" w:type="dxa"/>
              <w:left w:w="100" w:type="dxa"/>
              <w:bottom w:w="100" w:type="dxa"/>
              <w:right w:w="100" w:type="dxa"/>
            </w:tcMar>
          </w:tcPr>
          <w:p w14:paraId="3228C8CC" w14:textId="77777777" w:rsidR="006D1658" w:rsidRDefault="006D1658">
            <w:pPr>
              <w:widowControl w:val="0"/>
              <w:spacing w:line="480" w:lineRule="auto"/>
              <w:jc w:val="both"/>
              <w:rPr>
                <w:color w:val="131314"/>
              </w:rPr>
            </w:pPr>
          </w:p>
        </w:tc>
        <w:tc>
          <w:tcPr>
            <w:tcW w:w="930" w:type="dxa"/>
            <w:shd w:val="clear" w:color="auto" w:fill="auto"/>
            <w:tcMar>
              <w:top w:w="100" w:type="dxa"/>
              <w:left w:w="100" w:type="dxa"/>
              <w:bottom w:w="100" w:type="dxa"/>
              <w:right w:w="100" w:type="dxa"/>
            </w:tcMar>
          </w:tcPr>
          <w:p w14:paraId="61AC07E2" w14:textId="77777777" w:rsidR="006D1658" w:rsidRDefault="006D1658">
            <w:pPr>
              <w:widowControl w:val="0"/>
              <w:spacing w:line="480" w:lineRule="auto"/>
              <w:jc w:val="both"/>
              <w:rPr>
                <w:color w:val="131314"/>
              </w:rPr>
            </w:pPr>
          </w:p>
        </w:tc>
        <w:tc>
          <w:tcPr>
            <w:tcW w:w="1050" w:type="dxa"/>
            <w:shd w:val="clear" w:color="auto" w:fill="auto"/>
            <w:tcMar>
              <w:top w:w="100" w:type="dxa"/>
              <w:left w:w="100" w:type="dxa"/>
              <w:bottom w:w="100" w:type="dxa"/>
              <w:right w:w="100" w:type="dxa"/>
            </w:tcMar>
          </w:tcPr>
          <w:p w14:paraId="1FB757C6" w14:textId="77777777" w:rsidR="006D1658" w:rsidRDefault="00000000">
            <w:pPr>
              <w:widowControl w:val="0"/>
              <w:spacing w:line="480" w:lineRule="auto"/>
              <w:ind w:left="1440" w:hanging="1335"/>
              <w:jc w:val="center"/>
              <w:rPr>
                <w:color w:val="212529"/>
                <w:highlight w:val="white"/>
              </w:rPr>
            </w:pPr>
            <w:r>
              <w:rPr>
                <w:rFonts w:ascii="Arial Unicode MS" w:eastAsia="Arial Unicode MS" w:hAnsi="Arial Unicode MS" w:cs="Arial Unicode MS"/>
                <w:color w:val="212529"/>
                <w:highlight w:val="white"/>
              </w:rPr>
              <w:t>✔</w:t>
            </w:r>
          </w:p>
        </w:tc>
      </w:tr>
      <w:tr w:rsidR="006D1658" w14:paraId="39F0AE54" w14:textId="77777777">
        <w:trPr>
          <w:tblHeader/>
        </w:trPr>
        <w:tc>
          <w:tcPr>
            <w:tcW w:w="2235" w:type="dxa"/>
            <w:shd w:val="clear" w:color="auto" w:fill="auto"/>
            <w:tcMar>
              <w:top w:w="100" w:type="dxa"/>
              <w:left w:w="100" w:type="dxa"/>
              <w:bottom w:w="100" w:type="dxa"/>
              <w:right w:w="100" w:type="dxa"/>
            </w:tcMar>
          </w:tcPr>
          <w:p w14:paraId="706A06B3" w14:textId="77777777" w:rsidR="006D1658" w:rsidRDefault="00000000">
            <w:pPr>
              <w:widowControl w:val="0"/>
              <w:spacing w:line="480" w:lineRule="auto"/>
              <w:jc w:val="both"/>
              <w:rPr>
                <w:color w:val="131314"/>
              </w:rPr>
            </w:pPr>
            <w:r>
              <w:rPr>
                <w:color w:val="131314"/>
              </w:rPr>
              <w:t>Profiling</w:t>
            </w:r>
          </w:p>
        </w:tc>
        <w:tc>
          <w:tcPr>
            <w:tcW w:w="900" w:type="dxa"/>
            <w:shd w:val="clear" w:color="auto" w:fill="auto"/>
            <w:tcMar>
              <w:top w:w="100" w:type="dxa"/>
              <w:left w:w="100" w:type="dxa"/>
              <w:bottom w:w="100" w:type="dxa"/>
              <w:right w:w="100" w:type="dxa"/>
            </w:tcMar>
          </w:tcPr>
          <w:p w14:paraId="2E8FEAAD" w14:textId="77777777" w:rsidR="006D1658" w:rsidRDefault="006D1658">
            <w:pPr>
              <w:widowControl w:val="0"/>
              <w:spacing w:line="480" w:lineRule="auto"/>
              <w:jc w:val="both"/>
              <w:rPr>
                <w:color w:val="131314"/>
              </w:rPr>
            </w:pPr>
          </w:p>
        </w:tc>
        <w:tc>
          <w:tcPr>
            <w:tcW w:w="930" w:type="dxa"/>
            <w:shd w:val="clear" w:color="auto" w:fill="auto"/>
            <w:tcMar>
              <w:top w:w="100" w:type="dxa"/>
              <w:left w:w="100" w:type="dxa"/>
              <w:bottom w:w="100" w:type="dxa"/>
              <w:right w:w="100" w:type="dxa"/>
            </w:tcMar>
          </w:tcPr>
          <w:p w14:paraId="622ACD2E" w14:textId="77777777" w:rsidR="006D1658" w:rsidRDefault="006D1658">
            <w:pPr>
              <w:widowControl w:val="0"/>
              <w:spacing w:line="480" w:lineRule="auto"/>
              <w:jc w:val="both"/>
              <w:rPr>
                <w:color w:val="131314"/>
              </w:rPr>
            </w:pPr>
          </w:p>
        </w:tc>
        <w:tc>
          <w:tcPr>
            <w:tcW w:w="825" w:type="dxa"/>
            <w:shd w:val="clear" w:color="auto" w:fill="auto"/>
            <w:tcMar>
              <w:top w:w="100" w:type="dxa"/>
              <w:left w:w="100" w:type="dxa"/>
              <w:bottom w:w="100" w:type="dxa"/>
              <w:right w:w="100" w:type="dxa"/>
            </w:tcMar>
          </w:tcPr>
          <w:p w14:paraId="1F0E51DA" w14:textId="77777777" w:rsidR="006D1658" w:rsidRDefault="006D1658">
            <w:pPr>
              <w:widowControl w:val="0"/>
              <w:spacing w:line="480" w:lineRule="auto"/>
              <w:ind w:left="1440" w:hanging="1335"/>
              <w:jc w:val="center"/>
              <w:rPr>
                <w:color w:val="131314"/>
              </w:rPr>
            </w:pPr>
          </w:p>
        </w:tc>
        <w:tc>
          <w:tcPr>
            <w:tcW w:w="885" w:type="dxa"/>
            <w:shd w:val="clear" w:color="auto" w:fill="auto"/>
            <w:tcMar>
              <w:top w:w="100" w:type="dxa"/>
              <w:left w:w="100" w:type="dxa"/>
              <w:bottom w:w="100" w:type="dxa"/>
              <w:right w:w="100" w:type="dxa"/>
            </w:tcMar>
          </w:tcPr>
          <w:p w14:paraId="0366E081" w14:textId="77777777" w:rsidR="006D1658" w:rsidRDefault="006D1658">
            <w:pPr>
              <w:widowControl w:val="0"/>
              <w:spacing w:line="480" w:lineRule="auto"/>
              <w:jc w:val="both"/>
              <w:rPr>
                <w:color w:val="131314"/>
              </w:rPr>
            </w:pPr>
          </w:p>
        </w:tc>
        <w:tc>
          <w:tcPr>
            <w:tcW w:w="930" w:type="dxa"/>
            <w:shd w:val="clear" w:color="auto" w:fill="auto"/>
            <w:tcMar>
              <w:top w:w="100" w:type="dxa"/>
              <w:left w:w="100" w:type="dxa"/>
              <w:bottom w:w="100" w:type="dxa"/>
              <w:right w:w="100" w:type="dxa"/>
            </w:tcMar>
          </w:tcPr>
          <w:p w14:paraId="1CBF7335" w14:textId="77777777" w:rsidR="006D1658" w:rsidRDefault="006D1658">
            <w:pPr>
              <w:widowControl w:val="0"/>
              <w:spacing w:line="480" w:lineRule="auto"/>
              <w:jc w:val="both"/>
              <w:rPr>
                <w:color w:val="131314"/>
              </w:rPr>
            </w:pPr>
          </w:p>
        </w:tc>
        <w:tc>
          <w:tcPr>
            <w:tcW w:w="1050" w:type="dxa"/>
            <w:shd w:val="clear" w:color="auto" w:fill="auto"/>
            <w:tcMar>
              <w:top w:w="100" w:type="dxa"/>
              <w:left w:w="100" w:type="dxa"/>
              <w:bottom w:w="100" w:type="dxa"/>
              <w:right w:w="100" w:type="dxa"/>
            </w:tcMar>
          </w:tcPr>
          <w:p w14:paraId="77B37086" w14:textId="77777777" w:rsidR="006D1658" w:rsidRDefault="00000000">
            <w:pPr>
              <w:widowControl w:val="0"/>
              <w:spacing w:line="480" w:lineRule="auto"/>
              <w:ind w:left="1440" w:hanging="1335"/>
              <w:jc w:val="center"/>
              <w:rPr>
                <w:color w:val="212529"/>
                <w:highlight w:val="white"/>
              </w:rPr>
            </w:pPr>
            <w:r>
              <w:rPr>
                <w:rFonts w:ascii="Arial Unicode MS" w:eastAsia="Arial Unicode MS" w:hAnsi="Arial Unicode MS" w:cs="Arial Unicode MS"/>
                <w:color w:val="212529"/>
                <w:highlight w:val="white"/>
              </w:rPr>
              <w:t>✔</w:t>
            </w:r>
          </w:p>
        </w:tc>
      </w:tr>
      <w:tr w:rsidR="006D1658" w14:paraId="46122F00" w14:textId="77777777">
        <w:trPr>
          <w:tblHeader/>
        </w:trPr>
        <w:tc>
          <w:tcPr>
            <w:tcW w:w="2235" w:type="dxa"/>
            <w:shd w:val="clear" w:color="auto" w:fill="auto"/>
            <w:tcMar>
              <w:top w:w="100" w:type="dxa"/>
              <w:left w:w="100" w:type="dxa"/>
              <w:bottom w:w="100" w:type="dxa"/>
              <w:right w:w="100" w:type="dxa"/>
            </w:tcMar>
          </w:tcPr>
          <w:p w14:paraId="615CAAD9" w14:textId="77777777" w:rsidR="006D1658" w:rsidRDefault="00000000">
            <w:pPr>
              <w:widowControl w:val="0"/>
              <w:spacing w:line="480" w:lineRule="auto"/>
              <w:jc w:val="both"/>
              <w:rPr>
                <w:color w:val="131314"/>
              </w:rPr>
            </w:pPr>
            <w:r>
              <w:rPr>
                <w:color w:val="131314"/>
              </w:rPr>
              <w:t>User Interface</w:t>
            </w:r>
          </w:p>
        </w:tc>
        <w:tc>
          <w:tcPr>
            <w:tcW w:w="900" w:type="dxa"/>
            <w:shd w:val="clear" w:color="auto" w:fill="auto"/>
            <w:tcMar>
              <w:top w:w="100" w:type="dxa"/>
              <w:left w:w="100" w:type="dxa"/>
              <w:bottom w:w="100" w:type="dxa"/>
              <w:right w:w="100" w:type="dxa"/>
            </w:tcMar>
          </w:tcPr>
          <w:p w14:paraId="3B133AF9" w14:textId="77777777" w:rsidR="006D1658" w:rsidRDefault="006D1658">
            <w:pPr>
              <w:widowControl w:val="0"/>
              <w:spacing w:line="480" w:lineRule="auto"/>
              <w:jc w:val="both"/>
              <w:rPr>
                <w:color w:val="131314"/>
              </w:rPr>
            </w:pPr>
          </w:p>
        </w:tc>
        <w:tc>
          <w:tcPr>
            <w:tcW w:w="930" w:type="dxa"/>
            <w:shd w:val="clear" w:color="auto" w:fill="auto"/>
            <w:tcMar>
              <w:top w:w="100" w:type="dxa"/>
              <w:left w:w="100" w:type="dxa"/>
              <w:bottom w:w="100" w:type="dxa"/>
              <w:right w:w="100" w:type="dxa"/>
            </w:tcMar>
          </w:tcPr>
          <w:p w14:paraId="6BCA2AC3" w14:textId="77777777" w:rsidR="006D1658" w:rsidRDefault="006D1658">
            <w:pPr>
              <w:widowControl w:val="0"/>
              <w:spacing w:line="480" w:lineRule="auto"/>
              <w:jc w:val="both"/>
              <w:rPr>
                <w:color w:val="131314"/>
              </w:rPr>
            </w:pPr>
          </w:p>
        </w:tc>
        <w:tc>
          <w:tcPr>
            <w:tcW w:w="825" w:type="dxa"/>
            <w:shd w:val="clear" w:color="auto" w:fill="auto"/>
            <w:tcMar>
              <w:top w:w="100" w:type="dxa"/>
              <w:left w:w="100" w:type="dxa"/>
              <w:bottom w:w="100" w:type="dxa"/>
              <w:right w:w="100" w:type="dxa"/>
            </w:tcMar>
          </w:tcPr>
          <w:p w14:paraId="45D75F8B" w14:textId="77777777" w:rsidR="006D1658" w:rsidRDefault="006D1658">
            <w:pPr>
              <w:widowControl w:val="0"/>
              <w:spacing w:line="480" w:lineRule="auto"/>
              <w:ind w:left="1440" w:hanging="1335"/>
              <w:jc w:val="center"/>
              <w:rPr>
                <w:color w:val="131314"/>
              </w:rPr>
            </w:pPr>
          </w:p>
        </w:tc>
        <w:tc>
          <w:tcPr>
            <w:tcW w:w="885" w:type="dxa"/>
            <w:shd w:val="clear" w:color="auto" w:fill="auto"/>
            <w:tcMar>
              <w:top w:w="100" w:type="dxa"/>
              <w:left w:w="100" w:type="dxa"/>
              <w:bottom w:w="100" w:type="dxa"/>
              <w:right w:w="100" w:type="dxa"/>
            </w:tcMar>
          </w:tcPr>
          <w:p w14:paraId="72793621" w14:textId="77777777" w:rsidR="006D1658" w:rsidRDefault="006D1658">
            <w:pPr>
              <w:widowControl w:val="0"/>
              <w:spacing w:line="480" w:lineRule="auto"/>
              <w:jc w:val="both"/>
              <w:rPr>
                <w:color w:val="131314"/>
              </w:rPr>
            </w:pPr>
          </w:p>
        </w:tc>
        <w:tc>
          <w:tcPr>
            <w:tcW w:w="930" w:type="dxa"/>
            <w:shd w:val="clear" w:color="auto" w:fill="auto"/>
            <w:tcMar>
              <w:top w:w="100" w:type="dxa"/>
              <w:left w:w="100" w:type="dxa"/>
              <w:bottom w:w="100" w:type="dxa"/>
              <w:right w:w="100" w:type="dxa"/>
            </w:tcMar>
          </w:tcPr>
          <w:p w14:paraId="2F1E79A3" w14:textId="77777777" w:rsidR="006D1658" w:rsidRDefault="006D1658">
            <w:pPr>
              <w:widowControl w:val="0"/>
              <w:spacing w:line="480" w:lineRule="auto"/>
              <w:jc w:val="both"/>
              <w:rPr>
                <w:color w:val="131314"/>
              </w:rPr>
            </w:pPr>
          </w:p>
        </w:tc>
        <w:tc>
          <w:tcPr>
            <w:tcW w:w="1050" w:type="dxa"/>
            <w:shd w:val="clear" w:color="auto" w:fill="auto"/>
            <w:tcMar>
              <w:top w:w="100" w:type="dxa"/>
              <w:left w:w="100" w:type="dxa"/>
              <w:bottom w:w="100" w:type="dxa"/>
              <w:right w:w="100" w:type="dxa"/>
            </w:tcMar>
          </w:tcPr>
          <w:p w14:paraId="3F2D408D" w14:textId="77777777" w:rsidR="006D1658" w:rsidRDefault="00000000">
            <w:pPr>
              <w:widowControl w:val="0"/>
              <w:spacing w:line="480" w:lineRule="auto"/>
              <w:ind w:left="1440" w:hanging="1335"/>
              <w:jc w:val="center"/>
              <w:rPr>
                <w:color w:val="212529"/>
                <w:highlight w:val="white"/>
              </w:rPr>
            </w:pPr>
            <w:r>
              <w:rPr>
                <w:rFonts w:ascii="Arial Unicode MS" w:eastAsia="Arial Unicode MS" w:hAnsi="Arial Unicode MS" w:cs="Arial Unicode MS"/>
                <w:color w:val="212529"/>
                <w:highlight w:val="white"/>
              </w:rPr>
              <w:t>✔</w:t>
            </w:r>
          </w:p>
        </w:tc>
      </w:tr>
      <w:tr w:rsidR="006D1658" w14:paraId="077AE40A" w14:textId="77777777">
        <w:trPr>
          <w:tblHeader/>
        </w:trPr>
        <w:tc>
          <w:tcPr>
            <w:tcW w:w="2235" w:type="dxa"/>
            <w:shd w:val="clear" w:color="auto" w:fill="auto"/>
            <w:tcMar>
              <w:top w:w="100" w:type="dxa"/>
              <w:left w:w="100" w:type="dxa"/>
              <w:bottom w:w="100" w:type="dxa"/>
              <w:right w:w="100" w:type="dxa"/>
            </w:tcMar>
          </w:tcPr>
          <w:p w14:paraId="42A1DB4E" w14:textId="77777777" w:rsidR="006D1658" w:rsidRDefault="00000000">
            <w:pPr>
              <w:widowControl w:val="0"/>
              <w:spacing w:line="480" w:lineRule="auto"/>
              <w:jc w:val="both"/>
              <w:rPr>
                <w:color w:val="131314"/>
              </w:rPr>
            </w:pPr>
            <w:r>
              <w:rPr>
                <w:color w:val="131314"/>
              </w:rPr>
              <w:t>Quizzes</w:t>
            </w:r>
          </w:p>
        </w:tc>
        <w:tc>
          <w:tcPr>
            <w:tcW w:w="900" w:type="dxa"/>
            <w:shd w:val="clear" w:color="auto" w:fill="auto"/>
            <w:tcMar>
              <w:top w:w="100" w:type="dxa"/>
              <w:left w:w="100" w:type="dxa"/>
              <w:bottom w:w="100" w:type="dxa"/>
              <w:right w:w="100" w:type="dxa"/>
            </w:tcMar>
          </w:tcPr>
          <w:p w14:paraId="5667240A" w14:textId="77777777" w:rsidR="006D1658" w:rsidRDefault="006D1658">
            <w:pPr>
              <w:widowControl w:val="0"/>
              <w:spacing w:line="480" w:lineRule="auto"/>
              <w:jc w:val="both"/>
              <w:rPr>
                <w:color w:val="131314"/>
              </w:rPr>
            </w:pPr>
          </w:p>
        </w:tc>
        <w:tc>
          <w:tcPr>
            <w:tcW w:w="930" w:type="dxa"/>
            <w:shd w:val="clear" w:color="auto" w:fill="auto"/>
            <w:tcMar>
              <w:top w:w="100" w:type="dxa"/>
              <w:left w:w="100" w:type="dxa"/>
              <w:bottom w:w="100" w:type="dxa"/>
              <w:right w:w="100" w:type="dxa"/>
            </w:tcMar>
          </w:tcPr>
          <w:p w14:paraId="4DDE7244" w14:textId="77777777" w:rsidR="006D1658" w:rsidRDefault="00000000">
            <w:pPr>
              <w:widowControl w:val="0"/>
              <w:spacing w:line="480" w:lineRule="auto"/>
              <w:ind w:left="1440" w:hanging="1335"/>
              <w:jc w:val="center"/>
              <w:rPr>
                <w:color w:val="131314"/>
              </w:rPr>
            </w:pPr>
            <w:r>
              <w:rPr>
                <w:rFonts w:ascii="Arial Unicode MS" w:eastAsia="Arial Unicode MS" w:hAnsi="Arial Unicode MS" w:cs="Arial Unicode MS"/>
                <w:color w:val="212529"/>
                <w:highlight w:val="white"/>
              </w:rPr>
              <w:t>✔</w:t>
            </w:r>
          </w:p>
        </w:tc>
        <w:tc>
          <w:tcPr>
            <w:tcW w:w="825" w:type="dxa"/>
            <w:shd w:val="clear" w:color="auto" w:fill="auto"/>
            <w:tcMar>
              <w:top w:w="100" w:type="dxa"/>
              <w:left w:w="100" w:type="dxa"/>
              <w:bottom w:w="100" w:type="dxa"/>
              <w:right w:w="100" w:type="dxa"/>
            </w:tcMar>
          </w:tcPr>
          <w:p w14:paraId="69D2845A" w14:textId="77777777" w:rsidR="006D1658" w:rsidRDefault="006D1658">
            <w:pPr>
              <w:widowControl w:val="0"/>
              <w:spacing w:line="480" w:lineRule="auto"/>
              <w:jc w:val="both"/>
              <w:rPr>
                <w:color w:val="131314"/>
              </w:rPr>
            </w:pPr>
          </w:p>
        </w:tc>
        <w:tc>
          <w:tcPr>
            <w:tcW w:w="885" w:type="dxa"/>
            <w:shd w:val="clear" w:color="auto" w:fill="auto"/>
            <w:tcMar>
              <w:top w:w="100" w:type="dxa"/>
              <w:left w:w="100" w:type="dxa"/>
              <w:bottom w:w="100" w:type="dxa"/>
              <w:right w:w="100" w:type="dxa"/>
            </w:tcMar>
          </w:tcPr>
          <w:p w14:paraId="4C2C4EE1" w14:textId="77777777" w:rsidR="006D1658" w:rsidRDefault="006D1658">
            <w:pPr>
              <w:widowControl w:val="0"/>
              <w:spacing w:line="480" w:lineRule="auto"/>
              <w:jc w:val="both"/>
              <w:rPr>
                <w:color w:val="131314"/>
              </w:rPr>
            </w:pPr>
          </w:p>
        </w:tc>
        <w:tc>
          <w:tcPr>
            <w:tcW w:w="930" w:type="dxa"/>
            <w:shd w:val="clear" w:color="auto" w:fill="auto"/>
            <w:tcMar>
              <w:top w:w="100" w:type="dxa"/>
              <w:left w:w="100" w:type="dxa"/>
              <w:bottom w:w="100" w:type="dxa"/>
              <w:right w:w="100" w:type="dxa"/>
            </w:tcMar>
          </w:tcPr>
          <w:p w14:paraId="5ADAF3F0" w14:textId="77777777" w:rsidR="006D1658" w:rsidRDefault="006D1658">
            <w:pPr>
              <w:widowControl w:val="0"/>
              <w:spacing w:line="480" w:lineRule="auto"/>
              <w:jc w:val="both"/>
              <w:rPr>
                <w:color w:val="131314"/>
              </w:rPr>
            </w:pPr>
          </w:p>
        </w:tc>
        <w:tc>
          <w:tcPr>
            <w:tcW w:w="1050" w:type="dxa"/>
            <w:shd w:val="clear" w:color="auto" w:fill="auto"/>
            <w:tcMar>
              <w:top w:w="100" w:type="dxa"/>
              <w:left w:w="100" w:type="dxa"/>
              <w:bottom w:w="100" w:type="dxa"/>
              <w:right w:w="100" w:type="dxa"/>
            </w:tcMar>
          </w:tcPr>
          <w:p w14:paraId="1CCD351A" w14:textId="77777777" w:rsidR="006D1658" w:rsidRDefault="00000000">
            <w:pPr>
              <w:widowControl w:val="0"/>
              <w:spacing w:line="480" w:lineRule="auto"/>
              <w:ind w:left="1440" w:hanging="1335"/>
              <w:jc w:val="center"/>
              <w:rPr>
                <w:color w:val="212529"/>
                <w:highlight w:val="white"/>
              </w:rPr>
            </w:pPr>
            <w:r>
              <w:rPr>
                <w:rFonts w:ascii="Arial Unicode MS" w:eastAsia="Arial Unicode MS" w:hAnsi="Arial Unicode MS" w:cs="Arial Unicode MS"/>
                <w:color w:val="212529"/>
                <w:highlight w:val="white"/>
              </w:rPr>
              <w:t>✔</w:t>
            </w:r>
          </w:p>
        </w:tc>
      </w:tr>
      <w:tr w:rsidR="006D1658" w14:paraId="687C8A71" w14:textId="77777777">
        <w:tc>
          <w:tcPr>
            <w:tcW w:w="2235" w:type="dxa"/>
            <w:shd w:val="clear" w:color="auto" w:fill="auto"/>
            <w:tcMar>
              <w:top w:w="100" w:type="dxa"/>
              <w:left w:w="100" w:type="dxa"/>
              <w:bottom w:w="100" w:type="dxa"/>
              <w:right w:w="100" w:type="dxa"/>
            </w:tcMar>
          </w:tcPr>
          <w:p w14:paraId="108B12F3" w14:textId="77777777" w:rsidR="006D1658" w:rsidRDefault="00000000">
            <w:pPr>
              <w:widowControl w:val="0"/>
              <w:spacing w:line="480" w:lineRule="auto"/>
              <w:jc w:val="both"/>
              <w:rPr>
                <w:color w:val="131314"/>
              </w:rPr>
            </w:pPr>
            <w:r>
              <w:rPr>
                <w:color w:val="131314"/>
              </w:rPr>
              <w:t>Text generator</w:t>
            </w:r>
          </w:p>
        </w:tc>
        <w:tc>
          <w:tcPr>
            <w:tcW w:w="900" w:type="dxa"/>
            <w:shd w:val="clear" w:color="auto" w:fill="auto"/>
            <w:tcMar>
              <w:top w:w="100" w:type="dxa"/>
              <w:left w:w="100" w:type="dxa"/>
              <w:bottom w:w="100" w:type="dxa"/>
              <w:right w:w="100" w:type="dxa"/>
            </w:tcMar>
          </w:tcPr>
          <w:p w14:paraId="4262BA69" w14:textId="77777777" w:rsidR="006D1658" w:rsidRDefault="00000000">
            <w:pPr>
              <w:widowControl w:val="0"/>
              <w:spacing w:line="480" w:lineRule="auto"/>
              <w:ind w:left="1440" w:hanging="1335"/>
              <w:jc w:val="center"/>
              <w:rPr>
                <w:color w:val="131314"/>
              </w:rPr>
            </w:pPr>
            <w:r>
              <w:rPr>
                <w:rFonts w:ascii="Arial Unicode MS" w:eastAsia="Arial Unicode MS" w:hAnsi="Arial Unicode MS" w:cs="Arial Unicode MS"/>
                <w:color w:val="212529"/>
                <w:highlight w:val="white"/>
              </w:rPr>
              <w:t>✔</w:t>
            </w:r>
          </w:p>
        </w:tc>
        <w:tc>
          <w:tcPr>
            <w:tcW w:w="930" w:type="dxa"/>
            <w:shd w:val="clear" w:color="auto" w:fill="auto"/>
            <w:tcMar>
              <w:top w:w="100" w:type="dxa"/>
              <w:left w:w="100" w:type="dxa"/>
              <w:bottom w:w="100" w:type="dxa"/>
              <w:right w:w="100" w:type="dxa"/>
            </w:tcMar>
          </w:tcPr>
          <w:p w14:paraId="60962895" w14:textId="77777777" w:rsidR="006D1658" w:rsidRDefault="00000000">
            <w:pPr>
              <w:widowControl w:val="0"/>
              <w:spacing w:line="480" w:lineRule="auto"/>
              <w:ind w:left="1440" w:hanging="1335"/>
              <w:jc w:val="center"/>
              <w:rPr>
                <w:color w:val="131314"/>
              </w:rPr>
            </w:pPr>
            <w:r>
              <w:rPr>
                <w:rFonts w:ascii="Arial Unicode MS" w:eastAsia="Arial Unicode MS" w:hAnsi="Arial Unicode MS" w:cs="Arial Unicode MS"/>
                <w:color w:val="212529"/>
                <w:highlight w:val="white"/>
              </w:rPr>
              <w:t>✔</w:t>
            </w:r>
          </w:p>
        </w:tc>
        <w:tc>
          <w:tcPr>
            <w:tcW w:w="825" w:type="dxa"/>
            <w:shd w:val="clear" w:color="auto" w:fill="auto"/>
            <w:tcMar>
              <w:top w:w="100" w:type="dxa"/>
              <w:left w:w="100" w:type="dxa"/>
              <w:bottom w:w="100" w:type="dxa"/>
              <w:right w:w="100" w:type="dxa"/>
            </w:tcMar>
          </w:tcPr>
          <w:p w14:paraId="7B9FBF2E" w14:textId="77777777" w:rsidR="006D1658" w:rsidRDefault="00000000">
            <w:pPr>
              <w:widowControl w:val="0"/>
              <w:spacing w:line="480" w:lineRule="auto"/>
              <w:ind w:left="1440" w:hanging="1335"/>
              <w:jc w:val="center"/>
              <w:rPr>
                <w:color w:val="131314"/>
              </w:rPr>
            </w:pPr>
            <w:r>
              <w:rPr>
                <w:rFonts w:ascii="Arial Unicode MS" w:eastAsia="Arial Unicode MS" w:hAnsi="Arial Unicode MS" w:cs="Arial Unicode MS"/>
                <w:color w:val="212529"/>
                <w:highlight w:val="white"/>
              </w:rPr>
              <w:t>✔</w:t>
            </w:r>
          </w:p>
        </w:tc>
        <w:tc>
          <w:tcPr>
            <w:tcW w:w="885" w:type="dxa"/>
            <w:shd w:val="clear" w:color="auto" w:fill="auto"/>
            <w:tcMar>
              <w:top w:w="100" w:type="dxa"/>
              <w:left w:w="100" w:type="dxa"/>
              <w:bottom w:w="100" w:type="dxa"/>
              <w:right w:w="100" w:type="dxa"/>
            </w:tcMar>
          </w:tcPr>
          <w:p w14:paraId="3A764CDC" w14:textId="77777777" w:rsidR="006D1658" w:rsidRDefault="006D1658">
            <w:pPr>
              <w:widowControl w:val="0"/>
              <w:spacing w:line="480" w:lineRule="auto"/>
              <w:jc w:val="both"/>
              <w:rPr>
                <w:color w:val="131314"/>
              </w:rPr>
            </w:pPr>
          </w:p>
        </w:tc>
        <w:tc>
          <w:tcPr>
            <w:tcW w:w="930" w:type="dxa"/>
            <w:shd w:val="clear" w:color="auto" w:fill="auto"/>
            <w:tcMar>
              <w:top w:w="100" w:type="dxa"/>
              <w:left w:w="100" w:type="dxa"/>
              <w:bottom w:w="100" w:type="dxa"/>
              <w:right w:w="100" w:type="dxa"/>
            </w:tcMar>
          </w:tcPr>
          <w:p w14:paraId="676F6538" w14:textId="77777777" w:rsidR="006D1658" w:rsidRDefault="006D1658">
            <w:pPr>
              <w:widowControl w:val="0"/>
              <w:spacing w:line="480" w:lineRule="auto"/>
              <w:jc w:val="both"/>
              <w:rPr>
                <w:color w:val="131314"/>
              </w:rPr>
            </w:pPr>
          </w:p>
        </w:tc>
        <w:tc>
          <w:tcPr>
            <w:tcW w:w="1050" w:type="dxa"/>
            <w:shd w:val="clear" w:color="auto" w:fill="auto"/>
            <w:tcMar>
              <w:top w:w="100" w:type="dxa"/>
              <w:left w:w="100" w:type="dxa"/>
              <w:bottom w:w="100" w:type="dxa"/>
              <w:right w:w="100" w:type="dxa"/>
            </w:tcMar>
          </w:tcPr>
          <w:p w14:paraId="378AF241" w14:textId="77777777" w:rsidR="006D1658" w:rsidRDefault="00000000">
            <w:pPr>
              <w:widowControl w:val="0"/>
              <w:spacing w:line="480" w:lineRule="auto"/>
              <w:ind w:left="1440" w:hanging="1335"/>
              <w:jc w:val="center"/>
              <w:rPr>
                <w:color w:val="131314"/>
              </w:rPr>
            </w:pPr>
            <w:r>
              <w:rPr>
                <w:rFonts w:ascii="Arial Unicode MS" w:eastAsia="Arial Unicode MS" w:hAnsi="Arial Unicode MS" w:cs="Arial Unicode MS"/>
                <w:color w:val="212529"/>
                <w:highlight w:val="white"/>
              </w:rPr>
              <w:t>✔</w:t>
            </w:r>
          </w:p>
        </w:tc>
      </w:tr>
      <w:tr w:rsidR="006D1658" w14:paraId="2A71C61E" w14:textId="77777777">
        <w:tc>
          <w:tcPr>
            <w:tcW w:w="2235" w:type="dxa"/>
            <w:shd w:val="clear" w:color="auto" w:fill="auto"/>
            <w:tcMar>
              <w:top w:w="100" w:type="dxa"/>
              <w:left w:w="100" w:type="dxa"/>
              <w:bottom w:w="100" w:type="dxa"/>
              <w:right w:w="100" w:type="dxa"/>
            </w:tcMar>
          </w:tcPr>
          <w:p w14:paraId="0CD8014C" w14:textId="77777777" w:rsidR="006D1658" w:rsidRDefault="00000000">
            <w:pPr>
              <w:widowControl w:val="0"/>
              <w:spacing w:line="480" w:lineRule="auto"/>
              <w:jc w:val="both"/>
              <w:rPr>
                <w:color w:val="131314"/>
              </w:rPr>
            </w:pPr>
            <w:r>
              <w:rPr>
                <w:color w:val="131314"/>
              </w:rPr>
              <w:t>Flashcard</w:t>
            </w:r>
          </w:p>
        </w:tc>
        <w:tc>
          <w:tcPr>
            <w:tcW w:w="900" w:type="dxa"/>
            <w:shd w:val="clear" w:color="auto" w:fill="auto"/>
            <w:tcMar>
              <w:top w:w="100" w:type="dxa"/>
              <w:left w:w="100" w:type="dxa"/>
              <w:bottom w:w="100" w:type="dxa"/>
              <w:right w:w="100" w:type="dxa"/>
            </w:tcMar>
          </w:tcPr>
          <w:p w14:paraId="55B677D5" w14:textId="77777777" w:rsidR="006D1658" w:rsidRDefault="006D1658">
            <w:pPr>
              <w:widowControl w:val="0"/>
              <w:spacing w:line="480" w:lineRule="auto"/>
              <w:jc w:val="both"/>
              <w:rPr>
                <w:color w:val="131314"/>
              </w:rPr>
            </w:pPr>
          </w:p>
        </w:tc>
        <w:tc>
          <w:tcPr>
            <w:tcW w:w="930" w:type="dxa"/>
            <w:shd w:val="clear" w:color="auto" w:fill="auto"/>
            <w:tcMar>
              <w:top w:w="100" w:type="dxa"/>
              <w:left w:w="100" w:type="dxa"/>
              <w:bottom w:w="100" w:type="dxa"/>
              <w:right w:w="100" w:type="dxa"/>
            </w:tcMar>
          </w:tcPr>
          <w:p w14:paraId="541FFB32" w14:textId="77777777" w:rsidR="006D1658" w:rsidRDefault="006D1658">
            <w:pPr>
              <w:widowControl w:val="0"/>
              <w:spacing w:line="480" w:lineRule="auto"/>
              <w:jc w:val="both"/>
              <w:rPr>
                <w:color w:val="131314"/>
              </w:rPr>
            </w:pPr>
          </w:p>
        </w:tc>
        <w:tc>
          <w:tcPr>
            <w:tcW w:w="825" w:type="dxa"/>
            <w:shd w:val="clear" w:color="auto" w:fill="auto"/>
            <w:tcMar>
              <w:top w:w="100" w:type="dxa"/>
              <w:left w:w="100" w:type="dxa"/>
              <w:bottom w:w="100" w:type="dxa"/>
              <w:right w:w="100" w:type="dxa"/>
            </w:tcMar>
          </w:tcPr>
          <w:p w14:paraId="69F49EAE" w14:textId="77777777" w:rsidR="006D1658" w:rsidRDefault="006D1658">
            <w:pPr>
              <w:widowControl w:val="0"/>
              <w:spacing w:line="480" w:lineRule="auto"/>
              <w:jc w:val="both"/>
              <w:rPr>
                <w:color w:val="131314"/>
              </w:rPr>
            </w:pPr>
          </w:p>
        </w:tc>
        <w:tc>
          <w:tcPr>
            <w:tcW w:w="885" w:type="dxa"/>
            <w:shd w:val="clear" w:color="auto" w:fill="auto"/>
            <w:tcMar>
              <w:top w:w="100" w:type="dxa"/>
              <w:left w:w="100" w:type="dxa"/>
              <w:bottom w:w="100" w:type="dxa"/>
              <w:right w:w="100" w:type="dxa"/>
            </w:tcMar>
          </w:tcPr>
          <w:p w14:paraId="68785A2A" w14:textId="77777777" w:rsidR="006D1658" w:rsidRDefault="006D1658">
            <w:pPr>
              <w:widowControl w:val="0"/>
              <w:spacing w:line="480" w:lineRule="auto"/>
              <w:jc w:val="both"/>
              <w:rPr>
                <w:color w:val="131314"/>
              </w:rPr>
            </w:pPr>
          </w:p>
        </w:tc>
        <w:tc>
          <w:tcPr>
            <w:tcW w:w="930" w:type="dxa"/>
            <w:shd w:val="clear" w:color="auto" w:fill="auto"/>
            <w:tcMar>
              <w:top w:w="100" w:type="dxa"/>
              <w:left w:w="100" w:type="dxa"/>
              <w:bottom w:w="100" w:type="dxa"/>
              <w:right w:w="100" w:type="dxa"/>
            </w:tcMar>
          </w:tcPr>
          <w:p w14:paraId="6C27FF1B" w14:textId="77777777" w:rsidR="006D1658" w:rsidRDefault="006D1658">
            <w:pPr>
              <w:widowControl w:val="0"/>
              <w:spacing w:line="480" w:lineRule="auto"/>
              <w:jc w:val="both"/>
              <w:rPr>
                <w:color w:val="131314"/>
              </w:rPr>
            </w:pPr>
          </w:p>
        </w:tc>
        <w:tc>
          <w:tcPr>
            <w:tcW w:w="1050" w:type="dxa"/>
            <w:shd w:val="clear" w:color="auto" w:fill="auto"/>
            <w:tcMar>
              <w:top w:w="100" w:type="dxa"/>
              <w:left w:w="100" w:type="dxa"/>
              <w:bottom w:w="100" w:type="dxa"/>
              <w:right w:w="100" w:type="dxa"/>
            </w:tcMar>
          </w:tcPr>
          <w:p w14:paraId="5572A6B1" w14:textId="77777777" w:rsidR="006D1658" w:rsidRDefault="00000000">
            <w:pPr>
              <w:widowControl w:val="0"/>
              <w:spacing w:line="480" w:lineRule="auto"/>
              <w:ind w:left="1440" w:hanging="1335"/>
              <w:jc w:val="center"/>
              <w:rPr>
                <w:color w:val="212529"/>
                <w:highlight w:val="white"/>
              </w:rPr>
            </w:pPr>
            <w:r>
              <w:rPr>
                <w:rFonts w:ascii="Arial Unicode MS" w:eastAsia="Arial Unicode MS" w:hAnsi="Arial Unicode MS" w:cs="Arial Unicode MS"/>
                <w:color w:val="212529"/>
                <w:highlight w:val="white"/>
              </w:rPr>
              <w:t>✔</w:t>
            </w:r>
          </w:p>
        </w:tc>
      </w:tr>
      <w:tr w:rsidR="006D1658" w14:paraId="651AE85E" w14:textId="77777777">
        <w:tc>
          <w:tcPr>
            <w:tcW w:w="2235" w:type="dxa"/>
            <w:shd w:val="clear" w:color="auto" w:fill="auto"/>
            <w:tcMar>
              <w:top w:w="100" w:type="dxa"/>
              <w:left w:w="100" w:type="dxa"/>
              <w:bottom w:w="100" w:type="dxa"/>
              <w:right w:w="100" w:type="dxa"/>
            </w:tcMar>
          </w:tcPr>
          <w:p w14:paraId="69CA435D" w14:textId="77777777" w:rsidR="006D1658" w:rsidRDefault="00000000">
            <w:pPr>
              <w:widowControl w:val="0"/>
              <w:spacing w:line="480" w:lineRule="auto"/>
              <w:jc w:val="both"/>
              <w:rPr>
                <w:color w:val="131314"/>
              </w:rPr>
            </w:pPr>
            <w:r>
              <w:rPr>
                <w:color w:val="131314"/>
              </w:rPr>
              <w:t xml:space="preserve">Summarization tool </w:t>
            </w:r>
          </w:p>
        </w:tc>
        <w:tc>
          <w:tcPr>
            <w:tcW w:w="900" w:type="dxa"/>
            <w:shd w:val="clear" w:color="auto" w:fill="auto"/>
            <w:tcMar>
              <w:top w:w="100" w:type="dxa"/>
              <w:left w:w="100" w:type="dxa"/>
              <w:bottom w:w="100" w:type="dxa"/>
              <w:right w:w="100" w:type="dxa"/>
            </w:tcMar>
          </w:tcPr>
          <w:p w14:paraId="0F873828" w14:textId="77777777" w:rsidR="006D1658" w:rsidRDefault="006D1658">
            <w:pPr>
              <w:widowControl w:val="0"/>
              <w:spacing w:line="480" w:lineRule="auto"/>
              <w:jc w:val="both"/>
              <w:rPr>
                <w:color w:val="131314"/>
              </w:rPr>
            </w:pPr>
          </w:p>
        </w:tc>
        <w:tc>
          <w:tcPr>
            <w:tcW w:w="930" w:type="dxa"/>
            <w:shd w:val="clear" w:color="auto" w:fill="auto"/>
            <w:tcMar>
              <w:top w:w="100" w:type="dxa"/>
              <w:left w:w="100" w:type="dxa"/>
              <w:bottom w:w="100" w:type="dxa"/>
              <w:right w:w="100" w:type="dxa"/>
            </w:tcMar>
          </w:tcPr>
          <w:p w14:paraId="51820330" w14:textId="77777777" w:rsidR="006D1658" w:rsidRDefault="00000000">
            <w:pPr>
              <w:widowControl w:val="0"/>
              <w:spacing w:line="480" w:lineRule="auto"/>
              <w:ind w:left="1440" w:hanging="1335"/>
              <w:jc w:val="center"/>
              <w:rPr>
                <w:color w:val="131314"/>
              </w:rPr>
            </w:pPr>
            <w:r>
              <w:rPr>
                <w:rFonts w:ascii="Arial Unicode MS" w:eastAsia="Arial Unicode MS" w:hAnsi="Arial Unicode MS" w:cs="Arial Unicode MS"/>
                <w:color w:val="212529"/>
                <w:highlight w:val="white"/>
              </w:rPr>
              <w:t>✔</w:t>
            </w:r>
          </w:p>
        </w:tc>
        <w:tc>
          <w:tcPr>
            <w:tcW w:w="825" w:type="dxa"/>
            <w:shd w:val="clear" w:color="auto" w:fill="auto"/>
            <w:tcMar>
              <w:top w:w="100" w:type="dxa"/>
              <w:left w:w="100" w:type="dxa"/>
              <w:bottom w:w="100" w:type="dxa"/>
              <w:right w:w="100" w:type="dxa"/>
            </w:tcMar>
          </w:tcPr>
          <w:p w14:paraId="03C12C2C" w14:textId="77777777" w:rsidR="006D1658" w:rsidRDefault="00000000">
            <w:pPr>
              <w:widowControl w:val="0"/>
              <w:spacing w:line="480" w:lineRule="auto"/>
              <w:ind w:left="1440" w:hanging="1335"/>
              <w:jc w:val="center"/>
              <w:rPr>
                <w:color w:val="131314"/>
              </w:rPr>
            </w:pPr>
            <w:r>
              <w:rPr>
                <w:rFonts w:ascii="Arial Unicode MS" w:eastAsia="Arial Unicode MS" w:hAnsi="Arial Unicode MS" w:cs="Arial Unicode MS"/>
                <w:color w:val="212529"/>
                <w:highlight w:val="white"/>
              </w:rPr>
              <w:t>✔</w:t>
            </w:r>
          </w:p>
        </w:tc>
        <w:tc>
          <w:tcPr>
            <w:tcW w:w="885" w:type="dxa"/>
            <w:shd w:val="clear" w:color="auto" w:fill="auto"/>
            <w:tcMar>
              <w:top w:w="100" w:type="dxa"/>
              <w:left w:w="100" w:type="dxa"/>
              <w:bottom w:w="100" w:type="dxa"/>
              <w:right w:w="100" w:type="dxa"/>
            </w:tcMar>
          </w:tcPr>
          <w:p w14:paraId="24C83E65" w14:textId="77777777" w:rsidR="006D1658" w:rsidRDefault="006D1658">
            <w:pPr>
              <w:widowControl w:val="0"/>
              <w:spacing w:line="480" w:lineRule="auto"/>
              <w:jc w:val="both"/>
              <w:rPr>
                <w:color w:val="131314"/>
              </w:rPr>
            </w:pPr>
          </w:p>
        </w:tc>
        <w:tc>
          <w:tcPr>
            <w:tcW w:w="930" w:type="dxa"/>
            <w:shd w:val="clear" w:color="auto" w:fill="auto"/>
            <w:tcMar>
              <w:top w:w="100" w:type="dxa"/>
              <w:left w:w="100" w:type="dxa"/>
              <w:bottom w:w="100" w:type="dxa"/>
              <w:right w:w="100" w:type="dxa"/>
            </w:tcMar>
          </w:tcPr>
          <w:p w14:paraId="310E7B30" w14:textId="77777777" w:rsidR="006D1658" w:rsidRDefault="006D1658">
            <w:pPr>
              <w:widowControl w:val="0"/>
              <w:spacing w:line="480" w:lineRule="auto"/>
              <w:jc w:val="both"/>
              <w:rPr>
                <w:color w:val="131314"/>
              </w:rPr>
            </w:pPr>
          </w:p>
        </w:tc>
        <w:tc>
          <w:tcPr>
            <w:tcW w:w="1050" w:type="dxa"/>
            <w:shd w:val="clear" w:color="auto" w:fill="auto"/>
            <w:tcMar>
              <w:top w:w="100" w:type="dxa"/>
              <w:left w:w="100" w:type="dxa"/>
              <w:bottom w:w="100" w:type="dxa"/>
              <w:right w:w="100" w:type="dxa"/>
            </w:tcMar>
          </w:tcPr>
          <w:p w14:paraId="1398B9C1" w14:textId="77777777" w:rsidR="006D1658" w:rsidRDefault="00000000">
            <w:pPr>
              <w:widowControl w:val="0"/>
              <w:spacing w:line="480" w:lineRule="auto"/>
              <w:ind w:left="1440" w:hanging="1335"/>
              <w:jc w:val="center"/>
              <w:rPr>
                <w:color w:val="212529"/>
                <w:highlight w:val="white"/>
              </w:rPr>
            </w:pPr>
            <w:r>
              <w:rPr>
                <w:rFonts w:ascii="Arial Unicode MS" w:eastAsia="Arial Unicode MS" w:hAnsi="Arial Unicode MS" w:cs="Arial Unicode MS"/>
                <w:color w:val="212529"/>
                <w:highlight w:val="white"/>
              </w:rPr>
              <w:t>✔</w:t>
            </w:r>
          </w:p>
        </w:tc>
      </w:tr>
      <w:tr w:rsidR="006D1658" w14:paraId="7BE22A37" w14:textId="77777777">
        <w:tc>
          <w:tcPr>
            <w:tcW w:w="2235" w:type="dxa"/>
            <w:shd w:val="clear" w:color="auto" w:fill="auto"/>
            <w:tcMar>
              <w:top w:w="100" w:type="dxa"/>
              <w:left w:w="100" w:type="dxa"/>
              <w:bottom w:w="100" w:type="dxa"/>
              <w:right w:w="100" w:type="dxa"/>
            </w:tcMar>
          </w:tcPr>
          <w:p w14:paraId="54515462" w14:textId="77777777" w:rsidR="006D1658" w:rsidRDefault="00000000">
            <w:pPr>
              <w:widowControl w:val="0"/>
              <w:spacing w:line="480" w:lineRule="auto"/>
              <w:jc w:val="both"/>
              <w:rPr>
                <w:color w:val="131314"/>
              </w:rPr>
            </w:pPr>
            <w:r>
              <w:rPr>
                <w:color w:val="131314"/>
              </w:rPr>
              <w:t>NLP Algorithm</w:t>
            </w:r>
          </w:p>
        </w:tc>
        <w:tc>
          <w:tcPr>
            <w:tcW w:w="900" w:type="dxa"/>
            <w:shd w:val="clear" w:color="auto" w:fill="auto"/>
            <w:tcMar>
              <w:top w:w="100" w:type="dxa"/>
              <w:left w:w="100" w:type="dxa"/>
              <w:bottom w:w="100" w:type="dxa"/>
              <w:right w:w="100" w:type="dxa"/>
            </w:tcMar>
          </w:tcPr>
          <w:p w14:paraId="4F1F2591" w14:textId="77777777" w:rsidR="006D1658" w:rsidRDefault="006D1658">
            <w:pPr>
              <w:widowControl w:val="0"/>
              <w:spacing w:line="480" w:lineRule="auto"/>
              <w:jc w:val="both"/>
              <w:rPr>
                <w:color w:val="131314"/>
              </w:rPr>
            </w:pPr>
          </w:p>
        </w:tc>
        <w:tc>
          <w:tcPr>
            <w:tcW w:w="930" w:type="dxa"/>
            <w:shd w:val="clear" w:color="auto" w:fill="auto"/>
            <w:tcMar>
              <w:top w:w="100" w:type="dxa"/>
              <w:left w:w="100" w:type="dxa"/>
              <w:bottom w:w="100" w:type="dxa"/>
              <w:right w:w="100" w:type="dxa"/>
            </w:tcMar>
          </w:tcPr>
          <w:p w14:paraId="78F11014" w14:textId="77777777" w:rsidR="006D1658" w:rsidRDefault="00000000">
            <w:pPr>
              <w:widowControl w:val="0"/>
              <w:spacing w:line="480" w:lineRule="auto"/>
              <w:ind w:left="1440" w:hanging="1335"/>
              <w:jc w:val="center"/>
              <w:rPr>
                <w:color w:val="131314"/>
              </w:rPr>
            </w:pPr>
            <w:r>
              <w:rPr>
                <w:rFonts w:ascii="Arial Unicode MS" w:eastAsia="Arial Unicode MS" w:hAnsi="Arial Unicode MS" w:cs="Arial Unicode MS"/>
                <w:color w:val="212529"/>
                <w:highlight w:val="white"/>
              </w:rPr>
              <w:t>✔</w:t>
            </w:r>
          </w:p>
        </w:tc>
        <w:tc>
          <w:tcPr>
            <w:tcW w:w="825" w:type="dxa"/>
            <w:shd w:val="clear" w:color="auto" w:fill="auto"/>
            <w:tcMar>
              <w:top w:w="100" w:type="dxa"/>
              <w:left w:w="100" w:type="dxa"/>
              <w:bottom w:w="100" w:type="dxa"/>
              <w:right w:w="100" w:type="dxa"/>
            </w:tcMar>
          </w:tcPr>
          <w:p w14:paraId="5302B864" w14:textId="77777777" w:rsidR="006D1658" w:rsidRDefault="006D1658">
            <w:pPr>
              <w:widowControl w:val="0"/>
              <w:spacing w:line="480" w:lineRule="auto"/>
              <w:jc w:val="both"/>
              <w:rPr>
                <w:color w:val="131314"/>
              </w:rPr>
            </w:pPr>
          </w:p>
        </w:tc>
        <w:tc>
          <w:tcPr>
            <w:tcW w:w="885" w:type="dxa"/>
            <w:shd w:val="clear" w:color="auto" w:fill="auto"/>
            <w:tcMar>
              <w:top w:w="100" w:type="dxa"/>
              <w:left w:w="100" w:type="dxa"/>
              <w:bottom w:w="100" w:type="dxa"/>
              <w:right w:w="100" w:type="dxa"/>
            </w:tcMar>
          </w:tcPr>
          <w:p w14:paraId="2A68A82D" w14:textId="77777777" w:rsidR="006D1658" w:rsidRDefault="006D1658">
            <w:pPr>
              <w:widowControl w:val="0"/>
              <w:spacing w:line="480" w:lineRule="auto"/>
              <w:jc w:val="both"/>
              <w:rPr>
                <w:color w:val="131314"/>
              </w:rPr>
            </w:pPr>
          </w:p>
        </w:tc>
        <w:tc>
          <w:tcPr>
            <w:tcW w:w="930" w:type="dxa"/>
            <w:shd w:val="clear" w:color="auto" w:fill="auto"/>
            <w:tcMar>
              <w:top w:w="100" w:type="dxa"/>
              <w:left w:w="100" w:type="dxa"/>
              <w:bottom w:w="100" w:type="dxa"/>
              <w:right w:w="100" w:type="dxa"/>
            </w:tcMar>
          </w:tcPr>
          <w:p w14:paraId="0C0883A4" w14:textId="77777777" w:rsidR="006D1658" w:rsidRDefault="00000000">
            <w:pPr>
              <w:widowControl w:val="0"/>
              <w:spacing w:line="480" w:lineRule="auto"/>
              <w:ind w:left="1440" w:hanging="1335"/>
              <w:jc w:val="center"/>
              <w:rPr>
                <w:color w:val="131314"/>
              </w:rPr>
            </w:pPr>
            <w:r>
              <w:rPr>
                <w:rFonts w:ascii="Arial Unicode MS" w:eastAsia="Arial Unicode MS" w:hAnsi="Arial Unicode MS" w:cs="Arial Unicode MS"/>
                <w:color w:val="212529"/>
                <w:highlight w:val="white"/>
              </w:rPr>
              <w:t>✔</w:t>
            </w:r>
          </w:p>
        </w:tc>
        <w:tc>
          <w:tcPr>
            <w:tcW w:w="1050" w:type="dxa"/>
            <w:shd w:val="clear" w:color="auto" w:fill="auto"/>
            <w:tcMar>
              <w:top w:w="100" w:type="dxa"/>
              <w:left w:w="100" w:type="dxa"/>
              <w:bottom w:w="100" w:type="dxa"/>
              <w:right w:w="100" w:type="dxa"/>
            </w:tcMar>
          </w:tcPr>
          <w:p w14:paraId="3DAEF462" w14:textId="77777777" w:rsidR="006D1658" w:rsidRDefault="00000000">
            <w:pPr>
              <w:widowControl w:val="0"/>
              <w:spacing w:line="480" w:lineRule="auto"/>
              <w:ind w:left="1440" w:hanging="1335"/>
              <w:jc w:val="center"/>
              <w:rPr>
                <w:color w:val="212529"/>
                <w:highlight w:val="white"/>
              </w:rPr>
            </w:pPr>
            <w:r>
              <w:rPr>
                <w:rFonts w:ascii="Arial Unicode MS" w:eastAsia="Arial Unicode MS" w:hAnsi="Arial Unicode MS" w:cs="Arial Unicode MS"/>
                <w:color w:val="212529"/>
                <w:highlight w:val="white"/>
              </w:rPr>
              <w:t>✔</w:t>
            </w:r>
          </w:p>
        </w:tc>
      </w:tr>
      <w:tr w:rsidR="006D1658" w14:paraId="0C63D758" w14:textId="77777777">
        <w:tc>
          <w:tcPr>
            <w:tcW w:w="2235" w:type="dxa"/>
            <w:shd w:val="clear" w:color="auto" w:fill="auto"/>
            <w:tcMar>
              <w:top w:w="100" w:type="dxa"/>
              <w:left w:w="100" w:type="dxa"/>
              <w:bottom w:w="100" w:type="dxa"/>
              <w:right w:w="100" w:type="dxa"/>
            </w:tcMar>
          </w:tcPr>
          <w:p w14:paraId="2E7A7F49" w14:textId="77777777" w:rsidR="006D1658" w:rsidRDefault="00000000">
            <w:pPr>
              <w:widowControl w:val="0"/>
              <w:spacing w:line="480" w:lineRule="auto"/>
              <w:jc w:val="both"/>
              <w:rPr>
                <w:color w:val="131314"/>
              </w:rPr>
            </w:pPr>
            <w:r>
              <w:rPr>
                <w:color w:val="131314"/>
              </w:rPr>
              <w:t xml:space="preserve">Machine Learning </w:t>
            </w:r>
          </w:p>
        </w:tc>
        <w:tc>
          <w:tcPr>
            <w:tcW w:w="900" w:type="dxa"/>
            <w:shd w:val="clear" w:color="auto" w:fill="auto"/>
            <w:tcMar>
              <w:top w:w="100" w:type="dxa"/>
              <w:left w:w="100" w:type="dxa"/>
              <w:bottom w:w="100" w:type="dxa"/>
              <w:right w:w="100" w:type="dxa"/>
            </w:tcMar>
          </w:tcPr>
          <w:p w14:paraId="2C71DE60" w14:textId="77777777" w:rsidR="006D1658" w:rsidRDefault="00000000">
            <w:pPr>
              <w:widowControl w:val="0"/>
              <w:spacing w:line="480" w:lineRule="auto"/>
              <w:ind w:left="1440" w:hanging="1335"/>
              <w:jc w:val="center"/>
              <w:rPr>
                <w:color w:val="131314"/>
              </w:rPr>
            </w:pPr>
            <w:r>
              <w:rPr>
                <w:rFonts w:ascii="Arial Unicode MS" w:eastAsia="Arial Unicode MS" w:hAnsi="Arial Unicode MS" w:cs="Arial Unicode MS"/>
                <w:color w:val="212529"/>
                <w:highlight w:val="white"/>
              </w:rPr>
              <w:t>✔</w:t>
            </w:r>
          </w:p>
        </w:tc>
        <w:tc>
          <w:tcPr>
            <w:tcW w:w="930" w:type="dxa"/>
            <w:shd w:val="clear" w:color="auto" w:fill="auto"/>
            <w:tcMar>
              <w:top w:w="100" w:type="dxa"/>
              <w:left w:w="100" w:type="dxa"/>
              <w:bottom w:w="100" w:type="dxa"/>
              <w:right w:w="100" w:type="dxa"/>
            </w:tcMar>
          </w:tcPr>
          <w:p w14:paraId="276CCDF6" w14:textId="77777777" w:rsidR="006D1658" w:rsidRDefault="006D1658">
            <w:pPr>
              <w:widowControl w:val="0"/>
              <w:spacing w:line="480" w:lineRule="auto"/>
              <w:ind w:left="1440" w:hanging="1335"/>
              <w:jc w:val="center"/>
              <w:rPr>
                <w:color w:val="131314"/>
              </w:rPr>
            </w:pPr>
          </w:p>
        </w:tc>
        <w:tc>
          <w:tcPr>
            <w:tcW w:w="825" w:type="dxa"/>
            <w:shd w:val="clear" w:color="auto" w:fill="auto"/>
            <w:tcMar>
              <w:top w:w="100" w:type="dxa"/>
              <w:left w:w="100" w:type="dxa"/>
              <w:bottom w:w="100" w:type="dxa"/>
              <w:right w:w="100" w:type="dxa"/>
            </w:tcMar>
          </w:tcPr>
          <w:p w14:paraId="14261BFB" w14:textId="77777777" w:rsidR="006D1658" w:rsidRDefault="006D1658">
            <w:pPr>
              <w:widowControl w:val="0"/>
              <w:spacing w:line="480" w:lineRule="auto"/>
              <w:ind w:left="1440" w:hanging="1335"/>
              <w:jc w:val="center"/>
              <w:rPr>
                <w:color w:val="131314"/>
              </w:rPr>
            </w:pPr>
          </w:p>
        </w:tc>
        <w:tc>
          <w:tcPr>
            <w:tcW w:w="885" w:type="dxa"/>
            <w:shd w:val="clear" w:color="auto" w:fill="auto"/>
            <w:tcMar>
              <w:top w:w="100" w:type="dxa"/>
              <w:left w:w="100" w:type="dxa"/>
              <w:bottom w:w="100" w:type="dxa"/>
              <w:right w:w="100" w:type="dxa"/>
            </w:tcMar>
          </w:tcPr>
          <w:p w14:paraId="150C15D9" w14:textId="77777777" w:rsidR="006D1658" w:rsidRDefault="00000000">
            <w:pPr>
              <w:widowControl w:val="0"/>
              <w:spacing w:line="480" w:lineRule="auto"/>
              <w:ind w:left="1440" w:hanging="1335"/>
              <w:jc w:val="center"/>
              <w:rPr>
                <w:color w:val="131314"/>
              </w:rPr>
            </w:pPr>
            <w:r>
              <w:rPr>
                <w:rFonts w:ascii="Arial Unicode MS" w:eastAsia="Arial Unicode MS" w:hAnsi="Arial Unicode MS" w:cs="Arial Unicode MS"/>
                <w:color w:val="212529"/>
                <w:highlight w:val="white"/>
              </w:rPr>
              <w:t>✔</w:t>
            </w:r>
          </w:p>
        </w:tc>
        <w:tc>
          <w:tcPr>
            <w:tcW w:w="930" w:type="dxa"/>
            <w:shd w:val="clear" w:color="auto" w:fill="auto"/>
            <w:tcMar>
              <w:top w:w="100" w:type="dxa"/>
              <w:left w:w="100" w:type="dxa"/>
              <w:bottom w:w="100" w:type="dxa"/>
              <w:right w:w="100" w:type="dxa"/>
            </w:tcMar>
          </w:tcPr>
          <w:p w14:paraId="0BAED903" w14:textId="77777777" w:rsidR="006D1658" w:rsidRDefault="00000000">
            <w:pPr>
              <w:widowControl w:val="0"/>
              <w:spacing w:line="480" w:lineRule="auto"/>
              <w:ind w:left="1440" w:hanging="1335"/>
              <w:jc w:val="center"/>
              <w:rPr>
                <w:color w:val="131314"/>
              </w:rPr>
            </w:pPr>
            <w:r>
              <w:rPr>
                <w:rFonts w:ascii="Arial Unicode MS" w:eastAsia="Arial Unicode MS" w:hAnsi="Arial Unicode MS" w:cs="Arial Unicode MS"/>
                <w:color w:val="212529"/>
                <w:highlight w:val="white"/>
              </w:rPr>
              <w:t>✔</w:t>
            </w:r>
          </w:p>
        </w:tc>
        <w:tc>
          <w:tcPr>
            <w:tcW w:w="1050" w:type="dxa"/>
            <w:shd w:val="clear" w:color="auto" w:fill="auto"/>
            <w:tcMar>
              <w:top w:w="100" w:type="dxa"/>
              <w:left w:w="100" w:type="dxa"/>
              <w:bottom w:w="100" w:type="dxa"/>
              <w:right w:w="100" w:type="dxa"/>
            </w:tcMar>
          </w:tcPr>
          <w:p w14:paraId="4DC7FDE3" w14:textId="77777777" w:rsidR="006D1658" w:rsidRDefault="00000000">
            <w:pPr>
              <w:widowControl w:val="0"/>
              <w:spacing w:line="480" w:lineRule="auto"/>
              <w:ind w:left="1440" w:hanging="1335"/>
              <w:jc w:val="center"/>
              <w:rPr>
                <w:color w:val="212529"/>
                <w:highlight w:val="white"/>
              </w:rPr>
            </w:pPr>
            <w:r>
              <w:rPr>
                <w:rFonts w:ascii="Arial Unicode MS" w:eastAsia="Arial Unicode MS" w:hAnsi="Arial Unicode MS" w:cs="Arial Unicode MS"/>
                <w:color w:val="212529"/>
                <w:highlight w:val="white"/>
              </w:rPr>
              <w:t>✔</w:t>
            </w:r>
          </w:p>
        </w:tc>
      </w:tr>
    </w:tbl>
    <w:p w14:paraId="6D48F154" w14:textId="77777777" w:rsidR="006D1658" w:rsidRDefault="00000000">
      <w:pPr>
        <w:spacing w:before="240" w:after="480" w:line="480" w:lineRule="auto"/>
        <w:ind w:left="-20"/>
        <w:jc w:val="center"/>
        <w:rPr>
          <w:color w:val="131314"/>
        </w:rPr>
      </w:pPr>
      <w:r>
        <w:rPr>
          <w:color w:val="131314"/>
        </w:rPr>
        <w:t>Table no. 1</w:t>
      </w:r>
    </w:p>
    <w:p w14:paraId="225F23B8" w14:textId="77777777" w:rsidR="006D1658" w:rsidRDefault="00000000">
      <w:pPr>
        <w:spacing w:line="480" w:lineRule="auto"/>
        <w:ind w:left="1440" w:hanging="1335"/>
        <w:jc w:val="both"/>
        <w:rPr>
          <w:highlight w:val="white"/>
        </w:rPr>
      </w:pPr>
      <w:r>
        <w:rPr>
          <w:highlight w:val="white"/>
        </w:rPr>
        <w:t>Legend:</w:t>
      </w:r>
    </w:p>
    <w:p w14:paraId="36EA1B97" w14:textId="77777777" w:rsidR="006D1658" w:rsidRDefault="00000000">
      <w:pPr>
        <w:numPr>
          <w:ilvl w:val="0"/>
          <w:numId w:val="3"/>
        </w:numPr>
        <w:spacing w:before="240" w:line="480" w:lineRule="auto"/>
        <w:jc w:val="both"/>
        <w:rPr>
          <w:highlight w:val="white"/>
        </w:rPr>
      </w:pPr>
      <w:r>
        <w:lastRenderedPageBreak/>
        <w:t>SynthNotes: A Generator Framework for High-volume, High-fidelity Synthetic Mental 79</w:t>
      </w:r>
      <w:proofErr w:type="gramStart"/>
      <w:r>
        <w:t>UI  JN</w:t>
      </w:r>
      <w:proofErr w:type="gramEnd"/>
      <w:r>
        <w:t>8   Health Notes</w:t>
      </w:r>
    </w:p>
    <w:p w14:paraId="4E315036" w14:textId="77777777" w:rsidR="006D1658" w:rsidRDefault="00000000">
      <w:pPr>
        <w:pStyle w:val="Heading4"/>
        <w:keepNext w:val="0"/>
        <w:keepLines w:val="0"/>
        <w:numPr>
          <w:ilvl w:val="0"/>
          <w:numId w:val="3"/>
        </w:numPr>
        <w:shd w:val="clear" w:color="auto" w:fill="FFFFFF"/>
        <w:spacing w:before="0" w:after="0" w:line="480" w:lineRule="auto"/>
        <w:jc w:val="both"/>
        <w:rPr>
          <w:color w:val="212529"/>
          <w:highlight w:val="white"/>
        </w:rPr>
      </w:pPr>
      <w:bookmarkStart w:id="72" w:name="_1fob9te" w:colFirst="0" w:colLast="0"/>
      <w:bookmarkEnd w:id="72"/>
      <w:r>
        <w:rPr>
          <w:color w:val="131314"/>
          <w:sz w:val="22"/>
          <w:szCs w:val="22"/>
        </w:rPr>
        <w:t xml:space="preserve">Automated Question Generator using </w:t>
      </w:r>
      <w:proofErr w:type="gramStart"/>
      <w:r>
        <w:rPr>
          <w:color w:val="131314"/>
          <w:sz w:val="22"/>
          <w:szCs w:val="22"/>
        </w:rPr>
        <w:t>NLP</w:t>
      </w:r>
      <w:proofErr w:type="gramEnd"/>
    </w:p>
    <w:p w14:paraId="54DF1815" w14:textId="77777777" w:rsidR="006D1658" w:rsidRDefault="00000000">
      <w:pPr>
        <w:numPr>
          <w:ilvl w:val="0"/>
          <w:numId w:val="3"/>
        </w:numPr>
        <w:spacing w:line="480" w:lineRule="auto"/>
        <w:jc w:val="both"/>
        <w:rPr>
          <w:highlight w:val="white"/>
        </w:rPr>
      </w:pPr>
      <w:r>
        <w:t>AI Text Summarization System.</w:t>
      </w:r>
    </w:p>
    <w:p w14:paraId="0DABD01F" w14:textId="77777777" w:rsidR="006D1658" w:rsidRDefault="00000000">
      <w:pPr>
        <w:numPr>
          <w:ilvl w:val="0"/>
          <w:numId w:val="3"/>
        </w:numPr>
        <w:spacing w:line="480" w:lineRule="auto"/>
        <w:jc w:val="both"/>
        <w:rPr>
          <w:color w:val="212529"/>
          <w:highlight w:val="white"/>
        </w:rPr>
      </w:pPr>
      <w:r>
        <w:t>PhotoOCR: Reading Text in Uncontrolled Conditions</w:t>
      </w:r>
    </w:p>
    <w:p w14:paraId="135BFDB8" w14:textId="77777777" w:rsidR="006D1658" w:rsidRDefault="00000000">
      <w:pPr>
        <w:numPr>
          <w:ilvl w:val="0"/>
          <w:numId w:val="3"/>
        </w:numPr>
        <w:spacing w:line="480" w:lineRule="auto"/>
        <w:jc w:val="both"/>
        <w:rPr>
          <w:color w:val="212529"/>
          <w:highlight w:val="white"/>
        </w:rPr>
      </w:pPr>
      <w:r>
        <w:t xml:space="preserve">NLP-Cube: End-to-end raw text processing with neural networks </w:t>
      </w:r>
    </w:p>
    <w:p w14:paraId="4B21481F" w14:textId="77777777" w:rsidR="006D1658" w:rsidRDefault="00000000">
      <w:pPr>
        <w:numPr>
          <w:ilvl w:val="0"/>
          <w:numId w:val="3"/>
        </w:numPr>
        <w:spacing w:after="240" w:line="480" w:lineRule="auto"/>
        <w:jc w:val="both"/>
      </w:pPr>
      <w:r>
        <w:t>Text-Type Instant Study Notes Generator for Central Philippine University Elementary Science Curriculum</w:t>
      </w:r>
    </w:p>
    <w:p w14:paraId="56D8A3A7" w14:textId="77777777" w:rsidR="006D1658" w:rsidRDefault="00000000">
      <w:pPr>
        <w:spacing w:line="480" w:lineRule="auto"/>
        <w:jc w:val="center"/>
      </w:pPr>
      <w:r>
        <w:br w:type="page"/>
      </w:r>
    </w:p>
    <w:p w14:paraId="500B2811" w14:textId="77777777" w:rsidR="006D1658" w:rsidRDefault="00000000">
      <w:pPr>
        <w:pStyle w:val="Heading4"/>
        <w:spacing w:before="240" w:after="240" w:line="480" w:lineRule="auto"/>
        <w:jc w:val="center"/>
      </w:pPr>
      <w:bookmarkStart w:id="73" w:name="_z1af1v8p8zw2" w:colFirst="0" w:colLast="0"/>
      <w:bookmarkEnd w:id="73"/>
      <w:r>
        <w:rPr>
          <w:b/>
          <w:color w:val="000000"/>
          <w:sz w:val="22"/>
          <w:szCs w:val="22"/>
        </w:rPr>
        <w:lastRenderedPageBreak/>
        <w:t>CHAPTER III</w:t>
      </w:r>
    </w:p>
    <w:p w14:paraId="570CEB51" w14:textId="77777777" w:rsidR="006D1658" w:rsidRDefault="00000000">
      <w:pPr>
        <w:pBdr>
          <w:top w:val="nil"/>
          <w:left w:val="nil"/>
          <w:bottom w:val="nil"/>
          <w:right w:val="nil"/>
          <w:between w:val="nil"/>
        </w:pBdr>
        <w:spacing w:before="240" w:after="240" w:line="480" w:lineRule="auto"/>
        <w:jc w:val="center"/>
      </w:pPr>
      <w:r>
        <w:rPr>
          <w:b/>
        </w:rPr>
        <w:t>Methodology</w:t>
      </w:r>
    </w:p>
    <w:p w14:paraId="25AC65C8" w14:textId="77777777" w:rsidR="006D1658" w:rsidRDefault="00000000">
      <w:pPr>
        <w:pBdr>
          <w:top w:val="nil"/>
          <w:left w:val="nil"/>
          <w:bottom w:val="nil"/>
          <w:right w:val="nil"/>
          <w:between w:val="nil"/>
        </w:pBdr>
        <w:spacing w:before="240" w:after="240" w:line="480" w:lineRule="auto"/>
        <w:jc w:val="center"/>
      </w:pPr>
      <w:r>
        <w:rPr>
          <w:noProof/>
        </w:rPr>
        <w:drawing>
          <wp:inline distT="114300" distB="114300" distL="114300" distR="114300" wp14:anchorId="2D00C966" wp14:editId="123B29FF">
            <wp:extent cx="5486400" cy="387228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b="8642"/>
                    <a:stretch>
                      <a:fillRect/>
                    </a:stretch>
                  </pic:blipFill>
                  <pic:spPr>
                    <a:xfrm>
                      <a:off x="0" y="0"/>
                      <a:ext cx="5486400" cy="3872285"/>
                    </a:xfrm>
                    <a:prstGeom prst="rect">
                      <a:avLst/>
                    </a:prstGeom>
                    <a:ln/>
                  </pic:spPr>
                </pic:pic>
              </a:graphicData>
            </a:graphic>
          </wp:inline>
        </w:drawing>
      </w:r>
    </w:p>
    <w:p w14:paraId="61C97DF3" w14:textId="77777777" w:rsidR="006D1658" w:rsidRDefault="00000000">
      <w:pPr>
        <w:pBdr>
          <w:top w:val="nil"/>
          <w:left w:val="nil"/>
          <w:bottom w:val="nil"/>
          <w:right w:val="nil"/>
          <w:between w:val="nil"/>
        </w:pBdr>
        <w:spacing w:before="240" w:after="240" w:line="480" w:lineRule="auto"/>
        <w:jc w:val="center"/>
      </w:pPr>
      <w:r>
        <w:t>Figure 3. Agile Method</w:t>
      </w:r>
    </w:p>
    <w:p w14:paraId="09F1BA62" w14:textId="77777777" w:rsidR="006D1658" w:rsidRDefault="00000000">
      <w:pPr>
        <w:spacing w:line="480" w:lineRule="auto"/>
        <w:jc w:val="both"/>
      </w:pPr>
      <w:r>
        <w:t xml:space="preserve">Agile </w:t>
      </w:r>
      <w:commentRangeStart w:id="74"/>
      <w:commentRangeStart w:id="75"/>
      <w:r>
        <w:t>Methodology</w:t>
      </w:r>
      <w:commentRangeEnd w:id="74"/>
      <w:r w:rsidR="00BE66AA">
        <w:rPr>
          <w:rStyle w:val="CommentReference"/>
        </w:rPr>
        <w:commentReference w:id="74"/>
      </w:r>
      <w:commentRangeEnd w:id="75"/>
      <w:r w:rsidR="00BE66AA">
        <w:rPr>
          <w:rStyle w:val="CommentReference"/>
        </w:rPr>
        <w:commentReference w:id="75"/>
      </w:r>
    </w:p>
    <w:p w14:paraId="1987F2AF" w14:textId="77777777" w:rsidR="006D1658" w:rsidRDefault="006D1658">
      <w:pPr>
        <w:spacing w:line="480" w:lineRule="auto"/>
        <w:jc w:val="both"/>
      </w:pPr>
    </w:p>
    <w:p w14:paraId="0F75D614" w14:textId="77777777" w:rsidR="006D1658" w:rsidRDefault="00000000">
      <w:pPr>
        <w:spacing w:line="480" w:lineRule="auto"/>
        <w:ind w:firstLine="720"/>
        <w:jc w:val="both"/>
        <w:rPr>
          <w:rFonts w:ascii="Roboto" w:eastAsia="Roboto" w:hAnsi="Roboto" w:cs="Roboto"/>
          <w:color w:val="0D0D0D"/>
          <w:sz w:val="24"/>
          <w:szCs w:val="24"/>
          <w:highlight w:val="white"/>
        </w:rPr>
      </w:pPr>
      <w:r>
        <w:rPr>
          <w:rFonts w:ascii="Roboto" w:eastAsia="Roboto" w:hAnsi="Roboto" w:cs="Roboto"/>
          <w:color w:val="0D0D0D"/>
          <w:sz w:val="24"/>
          <w:szCs w:val="24"/>
          <w:highlight w:val="white"/>
        </w:rPr>
        <w:t>The Agile methodology is an iterative approach to software development that emphasizes flexibility, collaboration, and customer feedback. It diverges from traditional waterfall methods, where development progresses linearly through phases like requirements gathering, design, implementation, testing, and maintenance.</w:t>
      </w:r>
    </w:p>
    <w:p w14:paraId="36A28114" w14:textId="77777777" w:rsidR="006D1658" w:rsidRDefault="006D1658">
      <w:pPr>
        <w:spacing w:line="480" w:lineRule="auto"/>
        <w:ind w:firstLine="720"/>
        <w:jc w:val="both"/>
        <w:rPr>
          <w:rFonts w:ascii="Roboto" w:eastAsia="Roboto" w:hAnsi="Roboto" w:cs="Roboto"/>
          <w:color w:val="0D0D0D"/>
          <w:sz w:val="24"/>
          <w:szCs w:val="24"/>
          <w:highlight w:val="white"/>
        </w:rPr>
      </w:pPr>
    </w:p>
    <w:p w14:paraId="133E9E81" w14:textId="77777777" w:rsidR="006D1658" w:rsidRDefault="00000000">
      <w:pPr>
        <w:spacing w:line="480" w:lineRule="auto"/>
        <w:jc w:val="both"/>
        <w:rPr>
          <w:rFonts w:ascii="Roboto" w:eastAsia="Roboto" w:hAnsi="Roboto" w:cs="Roboto"/>
          <w:color w:val="0D0D0D"/>
          <w:sz w:val="24"/>
          <w:szCs w:val="24"/>
          <w:highlight w:val="white"/>
        </w:rPr>
      </w:pPr>
      <w:commentRangeStart w:id="76"/>
      <w:r>
        <w:rPr>
          <w:rFonts w:ascii="Roboto" w:eastAsia="Roboto" w:hAnsi="Roboto" w:cs="Roboto"/>
          <w:color w:val="0D0D0D"/>
          <w:sz w:val="24"/>
          <w:szCs w:val="24"/>
          <w:highlight w:val="white"/>
        </w:rPr>
        <w:t>Planning</w:t>
      </w:r>
      <w:commentRangeEnd w:id="76"/>
      <w:r w:rsidR="00BE66AA">
        <w:rPr>
          <w:rStyle w:val="CommentReference"/>
        </w:rPr>
        <w:commentReference w:id="76"/>
      </w:r>
    </w:p>
    <w:p w14:paraId="64538437" w14:textId="3DBEE347" w:rsidR="006D1658" w:rsidRDefault="00000000">
      <w:pPr>
        <w:spacing w:line="48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ab/>
        <w:t>This phase involves assessing the project</w:t>
      </w:r>
      <w:r w:rsidR="00BE66AA">
        <w:rPr>
          <w:rFonts w:ascii="Roboto" w:eastAsia="Roboto" w:hAnsi="Roboto" w:cs="Roboto"/>
          <w:color w:val="0D0D0D"/>
          <w:sz w:val="24"/>
          <w:szCs w:val="24"/>
          <w:highlight w:val="white"/>
        </w:rPr>
        <w:t>'</w:t>
      </w:r>
      <w:r>
        <w:rPr>
          <w:rFonts w:ascii="Roboto" w:eastAsia="Roboto" w:hAnsi="Roboto" w:cs="Roboto"/>
          <w:color w:val="0D0D0D"/>
          <w:sz w:val="24"/>
          <w:szCs w:val="24"/>
          <w:highlight w:val="white"/>
        </w:rPr>
        <w:t xml:space="preserve">s scope and objectives in developing a text-type summarizing tool. The researchers outlined the functions to attain effective time management, </w:t>
      </w:r>
      <w:ins w:id="77" w:author="SAPUL Ma. Shiela C." w:date="2024-05-24T10:24:00Z" w16du:dateUtc="2024-05-24T02:24:00Z">
        <w:r w:rsidR="00BE66AA">
          <w:rPr>
            <w:rFonts w:ascii="Roboto" w:eastAsia="Roboto" w:hAnsi="Roboto" w:cs="Roboto"/>
            <w:color w:val="0D0D0D"/>
            <w:sz w:val="24"/>
            <w:szCs w:val="24"/>
            <w:highlight w:val="white"/>
          </w:rPr>
          <w:t>will</w:t>
        </w:r>
        <w:r w:rsidR="00BE66AA">
          <w:rPr>
            <w:rFonts w:ascii="Roboto" w:eastAsia="Roboto" w:hAnsi="Roboto" w:cs="Roboto"/>
            <w:color w:val="0D0D0D"/>
            <w:sz w:val="24"/>
            <w:szCs w:val="24"/>
            <w:highlight w:val="white"/>
          </w:rPr>
          <w:t xml:space="preserve">ing </w:t>
        </w:r>
      </w:ins>
      <w:r>
        <w:rPr>
          <w:rFonts w:ascii="Roboto" w:eastAsia="Roboto" w:hAnsi="Roboto" w:cs="Roboto"/>
          <w:color w:val="0D0D0D"/>
          <w:sz w:val="24"/>
          <w:szCs w:val="24"/>
          <w:highlight w:val="white"/>
        </w:rPr>
        <w:t>assessments, and reliable resource allocation. These objectives set a clear trajectory for development, ensuring alignment, clarity, and efficiency.</w:t>
      </w:r>
    </w:p>
    <w:p w14:paraId="73042B83" w14:textId="77777777" w:rsidR="006D1658" w:rsidRDefault="006D1658">
      <w:pPr>
        <w:spacing w:line="480" w:lineRule="auto"/>
        <w:jc w:val="both"/>
        <w:rPr>
          <w:rFonts w:ascii="Roboto" w:eastAsia="Roboto" w:hAnsi="Roboto" w:cs="Roboto"/>
          <w:color w:val="0D0D0D"/>
          <w:sz w:val="24"/>
          <w:szCs w:val="24"/>
          <w:highlight w:val="white"/>
        </w:rPr>
      </w:pPr>
    </w:p>
    <w:p w14:paraId="02063243" w14:textId="77777777" w:rsidR="006D1658" w:rsidRDefault="00000000">
      <w:pPr>
        <w:spacing w:line="480" w:lineRule="auto"/>
        <w:jc w:val="both"/>
        <w:rPr>
          <w:rFonts w:ascii="Roboto" w:eastAsia="Roboto" w:hAnsi="Roboto" w:cs="Roboto"/>
          <w:color w:val="0D0D0D"/>
          <w:sz w:val="24"/>
          <w:szCs w:val="24"/>
          <w:highlight w:val="white"/>
        </w:rPr>
      </w:pPr>
      <w:r>
        <w:rPr>
          <w:rFonts w:ascii="Roboto" w:eastAsia="Roboto" w:hAnsi="Roboto" w:cs="Roboto"/>
          <w:color w:val="0D0D0D"/>
          <w:sz w:val="24"/>
          <w:szCs w:val="24"/>
          <w:highlight w:val="white"/>
        </w:rPr>
        <w:t>Design</w:t>
      </w:r>
    </w:p>
    <w:p w14:paraId="42C2D695" w14:textId="28E91387" w:rsidR="006D1658" w:rsidRDefault="00000000">
      <w:pPr>
        <w:spacing w:line="480" w:lineRule="auto"/>
        <w:rPr>
          <w:rFonts w:ascii="Roboto" w:eastAsia="Roboto" w:hAnsi="Roboto" w:cs="Roboto"/>
          <w:b/>
          <w:color w:val="0D0D0D"/>
          <w:sz w:val="24"/>
          <w:szCs w:val="24"/>
          <w:highlight w:val="white"/>
        </w:rPr>
      </w:pPr>
      <w:r>
        <w:rPr>
          <w:rFonts w:ascii="Roboto" w:eastAsia="Roboto" w:hAnsi="Roboto" w:cs="Roboto"/>
          <w:color w:val="0D0D0D"/>
          <w:sz w:val="24"/>
          <w:szCs w:val="24"/>
          <w:highlight w:val="white"/>
        </w:rPr>
        <w:tab/>
        <w:t>The researchers utilized Figma to lay</w:t>
      </w:r>
      <w:ins w:id="78" w:author="SAPUL Ma. Shiela C." w:date="2024-05-24T10:26:00Z" w16du:dateUtc="2024-05-24T02:26:00Z">
        <w:r w:rsidR="00BE66AA">
          <w:rPr>
            <w:rFonts w:ascii="Roboto" w:eastAsia="Roboto" w:hAnsi="Roboto" w:cs="Roboto"/>
            <w:color w:val="0D0D0D"/>
            <w:sz w:val="24"/>
            <w:szCs w:val="24"/>
            <w:highlight w:val="white"/>
          </w:rPr>
          <w:t xml:space="preserve"> </w:t>
        </w:r>
      </w:ins>
      <w:r>
        <w:rPr>
          <w:rFonts w:ascii="Roboto" w:eastAsia="Roboto" w:hAnsi="Roboto" w:cs="Roboto"/>
          <w:color w:val="0D0D0D"/>
          <w:sz w:val="24"/>
          <w:szCs w:val="24"/>
          <w:highlight w:val="white"/>
        </w:rPr>
        <w:t xml:space="preserve">out the </w:t>
      </w:r>
      <w:r w:rsidR="00BE66AA">
        <w:rPr>
          <w:rFonts w:ascii="Roboto" w:eastAsia="Roboto" w:hAnsi="Roboto" w:cs="Roboto"/>
          <w:color w:val="0D0D0D"/>
          <w:sz w:val="24"/>
          <w:szCs w:val="24"/>
          <w:highlight w:val="white"/>
        </w:rPr>
        <w:t>application modules, including</w:t>
      </w:r>
      <w:r>
        <w:rPr>
          <w:rFonts w:ascii="Roboto" w:eastAsia="Roboto" w:hAnsi="Roboto" w:cs="Roboto"/>
          <w:color w:val="0D0D0D"/>
          <w:sz w:val="24"/>
          <w:szCs w:val="24"/>
          <w:highlight w:val="white"/>
        </w:rPr>
        <w:t xml:space="preserve"> the registration, the home, </w:t>
      </w:r>
      <w:ins w:id="79" w:author="SAPUL Ma. Shiela C." w:date="2024-05-24T10:27:00Z" w16du:dateUtc="2024-05-24T02:27:00Z">
        <w:r w:rsidR="00BE66AA">
          <w:rPr>
            <w:rFonts w:ascii="Roboto" w:eastAsia="Roboto" w:hAnsi="Roboto" w:cs="Roboto"/>
            <w:color w:val="0D0D0D"/>
            <w:sz w:val="24"/>
            <w:szCs w:val="24"/>
            <w:highlight w:val="white"/>
          </w:rPr>
          <w:t xml:space="preserve">the </w:t>
        </w:r>
      </w:ins>
      <w:proofErr w:type="gramStart"/>
      <w:r>
        <w:rPr>
          <w:rFonts w:ascii="Roboto" w:eastAsia="Roboto" w:hAnsi="Roboto" w:cs="Roboto"/>
          <w:color w:val="0D0D0D"/>
          <w:sz w:val="24"/>
          <w:szCs w:val="24"/>
          <w:highlight w:val="white"/>
        </w:rPr>
        <w:t>dashboard</w:t>
      </w:r>
      <w:proofErr w:type="gramEnd"/>
      <w:r>
        <w:rPr>
          <w:rFonts w:ascii="Roboto" w:eastAsia="Roboto" w:hAnsi="Roboto" w:cs="Roboto"/>
          <w:color w:val="0D0D0D"/>
          <w:sz w:val="24"/>
          <w:szCs w:val="24"/>
          <w:highlight w:val="white"/>
        </w:rPr>
        <w:t xml:space="preserve"> and </w:t>
      </w:r>
      <w:ins w:id="80" w:author="SAPUL Ma. Shiela C." w:date="2024-05-24T10:27:00Z" w16du:dateUtc="2024-05-24T02:27:00Z">
        <w:r w:rsidR="00BE66AA">
          <w:rPr>
            <w:rFonts w:ascii="Roboto" w:eastAsia="Roboto" w:hAnsi="Roboto" w:cs="Roboto"/>
            <w:color w:val="0D0D0D"/>
            <w:sz w:val="24"/>
            <w:szCs w:val="24"/>
            <w:highlight w:val="white"/>
          </w:rPr>
          <w:t xml:space="preserve">the </w:t>
        </w:r>
      </w:ins>
      <w:r>
        <w:rPr>
          <w:rFonts w:ascii="Roboto" w:eastAsia="Roboto" w:hAnsi="Roboto" w:cs="Roboto"/>
          <w:color w:val="0D0D0D"/>
          <w:sz w:val="24"/>
          <w:szCs w:val="24"/>
          <w:highlight w:val="white"/>
        </w:rPr>
        <w:t xml:space="preserve">repository for the user to access. An activity </w:t>
      </w:r>
      <w:commentRangeStart w:id="81"/>
      <w:r>
        <w:rPr>
          <w:rFonts w:ascii="Roboto" w:eastAsia="Roboto" w:hAnsi="Roboto" w:cs="Roboto"/>
          <w:color w:val="0D0D0D"/>
          <w:sz w:val="24"/>
          <w:szCs w:val="24"/>
          <w:highlight w:val="white"/>
        </w:rPr>
        <w:t>diagram</w:t>
      </w:r>
      <w:commentRangeEnd w:id="81"/>
      <w:r w:rsidR="00BE66AA">
        <w:rPr>
          <w:rStyle w:val="CommentReference"/>
        </w:rPr>
        <w:commentReference w:id="81"/>
      </w:r>
      <w:r>
        <w:rPr>
          <w:rFonts w:ascii="Roboto" w:eastAsia="Roboto" w:hAnsi="Roboto" w:cs="Roboto"/>
          <w:color w:val="0D0D0D"/>
          <w:sz w:val="24"/>
          <w:szCs w:val="24"/>
          <w:highlight w:val="white"/>
        </w:rPr>
        <w:t xml:space="preserve"> was used to map the flow of activity, processes and workflow when using the app. A use case diagram was designed to illustrate the interactions between the user and the system as they navigate the functionalities provided. The sequence diagram was used for visualizing the flow of messages and </w:t>
      </w:r>
      <w:proofErr w:type="spellStart"/>
      <w:r>
        <w:rPr>
          <w:rFonts w:ascii="Roboto" w:eastAsia="Roboto" w:hAnsi="Roboto" w:cs="Roboto"/>
          <w:color w:val="0D0D0D"/>
          <w:sz w:val="24"/>
          <w:szCs w:val="24"/>
          <w:highlight w:val="white"/>
        </w:rPr>
        <w:t>behavio</w:t>
      </w:r>
      <w:ins w:id="82" w:author="SAPUL Ma. Shiela C." w:date="2024-05-24T10:27:00Z" w16du:dateUtc="2024-05-24T02:27:00Z">
        <w:r w:rsidR="00BE66AA">
          <w:rPr>
            <w:rFonts w:ascii="Roboto" w:eastAsia="Roboto" w:hAnsi="Roboto" w:cs="Roboto"/>
            <w:color w:val="0D0D0D"/>
            <w:sz w:val="24"/>
            <w:szCs w:val="24"/>
            <w:highlight w:val="white"/>
          </w:rPr>
          <w:t>u</w:t>
        </w:r>
      </w:ins>
      <w:r>
        <w:rPr>
          <w:rFonts w:ascii="Roboto" w:eastAsia="Roboto" w:hAnsi="Roboto" w:cs="Roboto"/>
          <w:color w:val="0D0D0D"/>
          <w:sz w:val="24"/>
          <w:szCs w:val="24"/>
          <w:highlight w:val="white"/>
        </w:rPr>
        <w:t>r</w:t>
      </w:r>
      <w:proofErr w:type="spellEnd"/>
      <w:r>
        <w:rPr>
          <w:rFonts w:ascii="Roboto" w:eastAsia="Roboto" w:hAnsi="Roboto" w:cs="Roboto"/>
          <w:color w:val="0D0D0D"/>
          <w:sz w:val="24"/>
          <w:szCs w:val="24"/>
          <w:highlight w:val="white"/>
        </w:rPr>
        <w:t xml:space="preserve"> during each executed process.</w:t>
      </w:r>
    </w:p>
    <w:p w14:paraId="47AEEC58" w14:textId="77777777" w:rsidR="006D1658" w:rsidRDefault="006D1658">
      <w:pPr>
        <w:spacing w:line="480" w:lineRule="auto"/>
        <w:rPr>
          <w:rFonts w:ascii="Roboto" w:eastAsia="Roboto" w:hAnsi="Roboto" w:cs="Roboto"/>
          <w:color w:val="0D0D0D"/>
          <w:sz w:val="24"/>
          <w:szCs w:val="24"/>
          <w:highlight w:val="white"/>
        </w:rPr>
      </w:pPr>
    </w:p>
    <w:p w14:paraId="1CADD120" w14:textId="77777777" w:rsidR="006D1658" w:rsidRDefault="00000000">
      <w:pPr>
        <w:spacing w:line="480" w:lineRule="auto"/>
        <w:jc w:val="both"/>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Develop </w:t>
      </w:r>
    </w:p>
    <w:p w14:paraId="533C7458" w14:textId="1BC29E8D" w:rsidR="006D1658" w:rsidRDefault="00000000">
      <w:pPr>
        <w:spacing w:line="480" w:lineRule="auto"/>
        <w:ind w:firstLine="720"/>
        <w:rPr>
          <w:sz w:val="24"/>
          <w:szCs w:val="24"/>
        </w:rPr>
      </w:pPr>
      <w:r>
        <w:rPr>
          <w:sz w:val="24"/>
          <w:szCs w:val="24"/>
        </w:rPr>
        <w:t xml:space="preserve">During this phase, the team </w:t>
      </w:r>
      <w:ins w:id="83" w:author="SAPUL Ma. Shiela C." w:date="2024-05-24T10:28:00Z" w16du:dateUtc="2024-05-24T02:28:00Z">
        <w:r w:rsidR="00BE66AA">
          <w:rPr>
            <w:sz w:val="24"/>
            <w:szCs w:val="24"/>
          </w:rPr>
          <w:t>learned</w:t>
        </w:r>
      </w:ins>
      <w:r>
        <w:rPr>
          <w:sz w:val="24"/>
          <w:szCs w:val="24"/>
        </w:rPr>
        <w:t xml:space="preserve"> t</w:t>
      </w:r>
      <w:ins w:id="84" w:author="SAPUL Ma. Shiela C." w:date="2024-05-24T10:27:00Z" w16du:dateUtc="2024-05-24T02:27:00Z">
        <w:r w:rsidR="00BE66AA">
          <w:rPr>
            <w:sz w:val="24"/>
            <w:szCs w:val="24"/>
          </w:rPr>
          <w:t>o utili</w:t>
        </w:r>
      </w:ins>
      <w:ins w:id="85" w:author="SAPUL Ma. Shiela C." w:date="2024-05-24T10:28:00Z" w16du:dateUtc="2024-05-24T02:28:00Z">
        <w:r w:rsidR="00BE66AA">
          <w:rPr>
            <w:sz w:val="24"/>
            <w:szCs w:val="24"/>
          </w:rPr>
          <w:t>z</w:t>
        </w:r>
      </w:ins>
      <w:ins w:id="86" w:author="SAPUL Ma. Shiela C." w:date="2024-05-24T10:27:00Z" w16du:dateUtc="2024-05-24T02:27:00Z">
        <w:r w:rsidR="00BE66AA">
          <w:rPr>
            <w:sz w:val="24"/>
            <w:szCs w:val="24"/>
          </w:rPr>
          <w:t>e the NLP algorithm</w:t>
        </w:r>
      </w:ins>
      <w:r>
        <w:rPr>
          <w:sz w:val="24"/>
          <w:szCs w:val="24"/>
        </w:rPr>
        <w:t xml:space="preserve">. Then began coding on the </w:t>
      </w:r>
      <w:ins w:id="87" w:author="SAPUL Ma. Shiela C." w:date="2024-05-24T10:28:00Z" w16du:dateUtc="2024-05-24T02:28:00Z">
        <w:r w:rsidR="00BE66AA">
          <w:rPr>
            <w:sz w:val="24"/>
            <w:szCs w:val="24"/>
          </w:rPr>
          <w:t xml:space="preserve">system's </w:t>
        </w:r>
        <w:proofErr w:type="gramStart"/>
        <w:r w:rsidR="00BE66AA">
          <w:rPr>
            <w:sz w:val="24"/>
            <w:szCs w:val="24"/>
          </w:rPr>
          <w:t>back</w:t>
        </w:r>
      </w:ins>
      <w:ins w:id="88" w:author="SAPUL Ma. Shiela C." w:date="2024-05-24T11:10:00Z" w16du:dateUtc="2024-05-24T03:10:00Z">
        <w:r w:rsidR="00BE66AA">
          <w:rPr>
            <w:sz w:val="24"/>
            <w:szCs w:val="24"/>
          </w:rPr>
          <w:t>-</w:t>
        </w:r>
      </w:ins>
      <w:ins w:id="89" w:author="SAPUL Ma. Shiela C." w:date="2024-05-24T10:28:00Z" w16du:dateUtc="2024-05-24T02:28:00Z">
        <w:r w:rsidR="00BE66AA">
          <w:rPr>
            <w:sz w:val="24"/>
            <w:szCs w:val="24"/>
          </w:rPr>
          <w:t>end</w:t>
        </w:r>
      </w:ins>
      <w:proofErr w:type="gramEnd"/>
      <w:ins w:id="90" w:author="SAPUL Ma. Shiela C." w:date="2024-05-24T11:34:00Z" w16du:dateUtc="2024-05-24T03:34:00Z">
        <w:r w:rsidR="00BE66AA">
          <w:rPr>
            <w:sz w:val="24"/>
            <w:szCs w:val="24"/>
          </w:rPr>
          <w:t>,</w:t>
        </w:r>
      </w:ins>
      <w:ins w:id="91" w:author="SAPUL Ma. Shiela C." w:date="2024-05-24T10:28:00Z" w16du:dateUtc="2024-05-24T02:28:00Z">
        <w:r w:rsidR="00BE66AA">
          <w:rPr>
            <w:sz w:val="24"/>
            <w:szCs w:val="24"/>
          </w:rPr>
          <w:t xml:space="preserve"> such as registration and login, user account modules, and uploading</w:t>
        </w:r>
      </w:ins>
      <w:r>
        <w:rPr>
          <w:sz w:val="24"/>
          <w:szCs w:val="24"/>
        </w:rPr>
        <w:t xml:space="preserve"> files for summarization. Registration will include </w:t>
      </w:r>
      <w:ins w:id="92" w:author="SAPUL Ma. Shiela C." w:date="2024-05-24T10:28:00Z" w16du:dateUtc="2024-05-24T02:28:00Z">
        <w:r w:rsidR="00BE66AA">
          <w:rPr>
            <w:sz w:val="24"/>
            <w:szCs w:val="24"/>
          </w:rPr>
          <w:t>providing the</w:t>
        </w:r>
      </w:ins>
      <w:r>
        <w:rPr>
          <w:sz w:val="24"/>
          <w:szCs w:val="24"/>
        </w:rPr>
        <w:t xml:space="preserve"> school email, password, user full name, and user password. Th</w:t>
      </w:r>
      <w:ins w:id="93" w:author="SAPUL Ma. Shiela C." w:date="2024-05-24T10:29:00Z" w16du:dateUtc="2024-05-24T02:29:00Z">
        <w:r w:rsidR="00BE66AA">
          <w:rPr>
            <w:sz w:val="24"/>
            <w:szCs w:val="24"/>
          </w:rPr>
          <w:t xml:space="preserve">e Registration module </w:t>
        </w:r>
      </w:ins>
      <w:r>
        <w:rPr>
          <w:sz w:val="24"/>
          <w:szCs w:val="24"/>
        </w:rPr>
        <w:t xml:space="preserve">will allow the user to access the system. </w:t>
      </w:r>
      <w:commentRangeStart w:id="94"/>
      <w:r>
        <w:rPr>
          <w:sz w:val="24"/>
          <w:szCs w:val="24"/>
        </w:rPr>
        <w:t>Summarization</w:t>
      </w:r>
      <w:commentRangeEnd w:id="94"/>
      <w:r w:rsidR="00BE66AA">
        <w:rPr>
          <w:rStyle w:val="CommentReference"/>
        </w:rPr>
        <w:commentReference w:id="94"/>
      </w:r>
      <w:r>
        <w:rPr>
          <w:sz w:val="24"/>
          <w:szCs w:val="24"/>
        </w:rPr>
        <w:t xml:space="preserve"> will </w:t>
      </w:r>
      <w:r>
        <w:rPr>
          <w:sz w:val="24"/>
          <w:szCs w:val="24"/>
        </w:rPr>
        <w:lastRenderedPageBreak/>
        <w:t xml:space="preserve">let you have options whether the user will upload a </w:t>
      </w:r>
      <w:proofErr w:type="gramStart"/>
      <w:r>
        <w:rPr>
          <w:sz w:val="24"/>
          <w:szCs w:val="24"/>
        </w:rPr>
        <w:t>file</w:t>
      </w:r>
      <w:proofErr w:type="gramEnd"/>
      <w:r>
        <w:rPr>
          <w:sz w:val="24"/>
          <w:szCs w:val="24"/>
        </w:rPr>
        <w:t xml:space="preserve"> or the system will scan images using OCR technology. Users can make practice tests or flashcards and store them in their dashboards</w:t>
      </w:r>
      <w:r w:rsidR="00BE66AA">
        <w:rPr>
          <w:sz w:val="24"/>
          <w:szCs w:val="24"/>
        </w:rPr>
        <w:t>,</w:t>
      </w:r>
      <w:r>
        <w:rPr>
          <w:sz w:val="24"/>
          <w:szCs w:val="24"/>
        </w:rPr>
        <w:t xml:space="preserve"> where the history log of past projects will be directed. </w:t>
      </w:r>
    </w:p>
    <w:p w14:paraId="514824E4" w14:textId="77777777" w:rsidR="006D1658" w:rsidRDefault="006D1658">
      <w:pPr>
        <w:spacing w:line="480" w:lineRule="auto"/>
        <w:jc w:val="both"/>
        <w:rPr>
          <w:rFonts w:ascii="Roboto" w:eastAsia="Roboto" w:hAnsi="Roboto" w:cs="Roboto"/>
          <w:color w:val="0D0D0D"/>
          <w:sz w:val="24"/>
          <w:szCs w:val="24"/>
          <w:highlight w:val="white"/>
        </w:rPr>
      </w:pPr>
    </w:p>
    <w:p w14:paraId="57BC1F42" w14:textId="77777777" w:rsidR="006D1658" w:rsidRDefault="00000000">
      <w:pPr>
        <w:spacing w:line="480" w:lineRule="auto"/>
        <w:jc w:val="both"/>
        <w:rPr>
          <w:rFonts w:ascii="Roboto" w:eastAsia="Roboto" w:hAnsi="Roboto" w:cs="Roboto"/>
          <w:color w:val="0D0D0D"/>
          <w:sz w:val="24"/>
          <w:szCs w:val="24"/>
        </w:rPr>
      </w:pPr>
      <w:r>
        <w:rPr>
          <w:rFonts w:ascii="Roboto" w:eastAsia="Roboto" w:hAnsi="Roboto" w:cs="Roboto"/>
          <w:color w:val="0D0D0D"/>
          <w:sz w:val="24"/>
          <w:szCs w:val="24"/>
        </w:rPr>
        <w:t>Testing</w:t>
      </w:r>
    </w:p>
    <w:p w14:paraId="67081E69" w14:textId="3F5AEA18" w:rsidR="006D1658" w:rsidRDefault="00000000">
      <w:pPr>
        <w:spacing w:line="480" w:lineRule="auto"/>
        <w:rPr>
          <w:rFonts w:ascii="Roboto" w:eastAsia="Roboto" w:hAnsi="Roboto" w:cs="Roboto"/>
          <w:color w:val="0D0D0D"/>
          <w:sz w:val="24"/>
          <w:szCs w:val="24"/>
        </w:rPr>
      </w:pPr>
      <w:r>
        <w:rPr>
          <w:rFonts w:ascii="Roboto" w:eastAsia="Roboto" w:hAnsi="Roboto" w:cs="Roboto"/>
          <w:color w:val="0D0D0D"/>
          <w:sz w:val="24"/>
          <w:szCs w:val="24"/>
        </w:rPr>
        <w:tab/>
        <w:t>The researchers utilized a systematic approach by implementing repetitive unit testing procedures to verify the precision and dependability of the system, ensuring its overall quality and performance. Each function within the system operated flawlessly and as intended, ensuring the system's overall integrity and performance.</w:t>
      </w:r>
    </w:p>
    <w:p w14:paraId="3D839084" w14:textId="77777777" w:rsidR="006D1658" w:rsidRDefault="00000000">
      <w:pPr>
        <w:spacing w:line="480" w:lineRule="auto"/>
        <w:jc w:val="both"/>
        <w:rPr>
          <w:rFonts w:ascii="Roboto" w:eastAsia="Roboto" w:hAnsi="Roboto" w:cs="Roboto"/>
          <w:color w:val="0D0D0D"/>
          <w:sz w:val="24"/>
          <w:szCs w:val="24"/>
        </w:rPr>
      </w:pPr>
      <w:r>
        <w:rPr>
          <w:rFonts w:ascii="Roboto" w:eastAsia="Roboto" w:hAnsi="Roboto" w:cs="Roboto"/>
          <w:color w:val="0D0D0D"/>
          <w:sz w:val="24"/>
          <w:szCs w:val="24"/>
        </w:rPr>
        <w:t>Deployment</w:t>
      </w:r>
    </w:p>
    <w:p w14:paraId="7B4BE0C8" w14:textId="6AE26782" w:rsidR="006D1658" w:rsidRDefault="00000000">
      <w:pPr>
        <w:spacing w:line="480" w:lineRule="auto"/>
        <w:rPr>
          <w:rFonts w:ascii="Roboto" w:eastAsia="Roboto" w:hAnsi="Roboto" w:cs="Roboto"/>
          <w:color w:val="0D0D0D"/>
          <w:sz w:val="24"/>
          <w:szCs w:val="24"/>
        </w:rPr>
      </w:pPr>
      <w:r>
        <w:rPr>
          <w:rFonts w:ascii="Roboto" w:eastAsia="Roboto" w:hAnsi="Roboto" w:cs="Roboto"/>
          <w:color w:val="0D0D0D"/>
          <w:sz w:val="24"/>
          <w:szCs w:val="24"/>
        </w:rPr>
        <w:tab/>
        <w:t xml:space="preserve">During this phase, the </w:t>
      </w:r>
      <w:ins w:id="95" w:author="SAPUL Ma. Shiela C." w:date="2024-05-24T10:33:00Z" w16du:dateUtc="2024-05-24T02:33:00Z">
        <w:r w:rsidR="00BE66AA">
          <w:rPr>
            <w:rFonts w:ascii="Roboto" w:eastAsia="Roboto" w:hAnsi="Roboto" w:cs="Roboto"/>
            <w:color w:val="0D0D0D"/>
            <w:sz w:val="24"/>
            <w:szCs w:val="24"/>
          </w:rPr>
          <w:t>user deploys the application</w:t>
        </w:r>
      </w:ins>
      <w:r>
        <w:rPr>
          <w:rFonts w:ascii="Roboto" w:eastAsia="Roboto" w:hAnsi="Roboto" w:cs="Roboto"/>
          <w:color w:val="0D0D0D"/>
          <w:sz w:val="24"/>
          <w:szCs w:val="24"/>
        </w:rPr>
        <w:t xml:space="preserve"> via </w:t>
      </w:r>
      <w:ins w:id="96" w:author="SAPUL Ma. Shiela C." w:date="2024-05-24T10:33:00Z" w16du:dateUtc="2024-05-24T02:33:00Z">
        <w:r w:rsidR="00BE66AA">
          <w:rPr>
            <w:rFonts w:ascii="Roboto" w:eastAsia="Roboto" w:hAnsi="Roboto" w:cs="Roboto"/>
            <w:color w:val="0D0D0D"/>
            <w:sz w:val="24"/>
            <w:szCs w:val="24"/>
          </w:rPr>
          <w:t xml:space="preserve">the </w:t>
        </w:r>
      </w:ins>
      <w:commentRangeStart w:id="97"/>
      <w:r>
        <w:rPr>
          <w:rFonts w:ascii="Roboto" w:eastAsia="Roboto" w:hAnsi="Roboto" w:cs="Roboto"/>
          <w:color w:val="0D0D0D"/>
          <w:sz w:val="24"/>
          <w:szCs w:val="24"/>
        </w:rPr>
        <w:t>web</w:t>
      </w:r>
      <w:commentRangeEnd w:id="97"/>
      <w:r w:rsidR="00BE66AA">
        <w:rPr>
          <w:rStyle w:val="CommentReference"/>
        </w:rPr>
        <w:commentReference w:id="97"/>
      </w:r>
      <w:r>
        <w:rPr>
          <w:rFonts w:ascii="Roboto" w:eastAsia="Roboto" w:hAnsi="Roboto" w:cs="Roboto"/>
          <w:color w:val="0D0D0D"/>
          <w:sz w:val="24"/>
          <w:szCs w:val="24"/>
        </w:rPr>
        <w:t xml:space="preserve"> application. Summarized content will contain bulleted forms of important and highlighted information </w:t>
      </w:r>
      <w:ins w:id="98" w:author="SAPUL Ma. Shiela C." w:date="2024-05-24T10:34:00Z" w16du:dateUtc="2024-05-24T02:34:00Z">
        <w:r w:rsidR="00BE66AA">
          <w:rPr>
            <w:rFonts w:ascii="Roboto" w:eastAsia="Roboto" w:hAnsi="Roboto" w:cs="Roboto"/>
            <w:color w:val="0D0D0D"/>
            <w:sz w:val="24"/>
            <w:szCs w:val="24"/>
          </w:rPr>
          <w:t>from</w:t>
        </w:r>
        <w:r w:rsidR="00BE66AA">
          <w:rPr>
            <w:rFonts w:ascii="Roboto" w:eastAsia="Roboto" w:hAnsi="Roboto" w:cs="Roboto"/>
            <w:color w:val="0D0D0D"/>
            <w:sz w:val="24"/>
            <w:szCs w:val="24"/>
          </w:rPr>
          <w:t xml:space="preserve"> </w:t>
        </w:r>
      </w:ins>
      <w:r>
        <w:rPr>
          <w:rFonts w:ascii="Roboto" w:eastAsia="Roboto" w:hAnsi="Roboto" w:cs="Roboto"/>
          <w:color w:val="0D0D0D"/>
          <w:sz w:val="24"/>
          <w:szCs w:val="24"/>
        </w:rPr>
        <w:t xml:space="preserve">the uploaded file. The user may wish to edit and alter the summarized output. After finishing, the user may access their previous works </w:t>
      </w:r>
      <w:ins w:id="99" w:author="SAPUL Ma. Shiela C." w:date="2024-05-24T10:34:00Z" w16du:dateUtc="2024-05-24T02:34:00Z">
        <w:r w:rsidR="00BE66AA">
          <w:rPr>
            <w:rFonts w:ascii="Roboto" w:eastAsia="Roboto" w:hAnsi="Roboto" w:cs="Roboto"/>
            <w:color w:val="0D0D0D"/>
            <w:sz w:val="24"/>
            <w:szCs w:val="24"/>
          </w:rPr>
          <w:t>on</w:t>
        </w:r>
        <w:r w:rsidR="00BE66AA">
          <w:rPr>
            <w:rFonts w:ascii="Roboto" w:eastAsia="Roboto" w:hAnsi="Roboto" w:cs="Roboto"/>
            <w:color w:val="0D0D0D"/>
            <w:sz w:val="24"/>
            <w:szCs w:val="24"/>
          </w:rPr>
          <w:t xml:space="preserve"> </w:t>
        </w:r>
      </w:ins>
      <w:r>
        <w:rPr>
          <w:rFonts w:ascii="Roboto" w:eastAsia="Roboto" w:hAnsi="Roboto" w:cs="Roboto"/>
          <w:color w:val="0D0D0D"/>
          <w:sz w:val="24"/>
          <w:szCs w:val="24"/>
        </w:rPr>
        <w:t>the dashboard.</w:t>
      </w:r>
    </w:p>
    <w:p w14:paraId="28FB47C7" w14:textId="77777777" w:rsidR="006D1658" w:rsidRDefault="00000000">
      <w:pPr>
        <w:spacing w:line="480" w:lineRule="auto"/>
        <w:jc w:val="both"/>
        <w:rPr>
          <w:rFonts w:ascii="Roboto" w:eastAsia="Roboto" w:hAnsi="Roboto" w:cs="Roboto"/>
          <w:color w:val="0D0D0D"/>
          <w:sz w:val="24"/>
          <w:szCs w:val="24"/>
          <w:shd w:val="clear" w:color="auto" w:fill="FBFBFB"/>
        </w:rPr>
      </w:pPr>
      <w:r>
        <w:rPr>
          <w:rFonts w:ascii="Roboto" w:eastAsia="Roboto" w:hAnsi="Roboto" w:cs="Roboto"/>
          <w:color w:val="0D0D0D"/>
          <w:sz w:val="24"/>
          <w:szCs w:val="24"/>
          <w:shd w:val="clear" w:color="auto" w:fill="FBFBFB"/>
        </w:rPr>
        <w:t xml:space="preserve"> </w:t>
      </w:r>
    </w:p>
    <w:p w14:paraId="4AFD5F28" w14:textId="77777777" w:rsidR="006D1658" w:rsidRDefault="00000000">
      <w:pPr>
        <w:spacing w:line="480" w:lineRule="auto"/>
        <w:jc w:val="both"/>
        <w:rPr>
          <w:rFonts w:ascii="Roboto" w:eastAsia="Roboto" w:hAnsi="Roboto" w:cs="Roboto"/>
          <w:color w:val="0D0D0D"/>
          <w:sz w:val="24"/>
          <w:szCs w:val="24"/>
        </w:rPr>
      </w:pPr>
      <w:r>
        <w:rPr>
          <w:rFonts w:ascii="Roboto" w:eastAsia="Roboto" w:hAnsi="Roboto" w:cs="Roboto"/>
          <w:color w:val="0D0D0D"/>
          <w:sz w:val="24"/>
          <w:szCs w:val="24"/>
        </w:rPr>
        <w:t>Review</w:t>
      </w:r>
    </w:p>
    <w:p w14:paraId="75384E68" w14:textId="0A0B775C" w:rsidR="006D1658" w:rsidRDefault="00000000">
      <w:pPr>
        <w:spacing w:line="480" w:lineRule="auto"/>
        <w:ind w:firstLine="720"/>
        <w:jc w:val="both"/>
        <w:rPr>
          <w:b/>
        </w:rPr>
      </w:pPr>
      <w:r>
        <w:rPr>
          <w:rFonts w:ascii="Roboto" w:eastAsia="Roboto" w:hAnsi="Roboto" w:cs="Roboto"/>
          <w:color w:val="0D0D0D"/>
          <w:sz w:val="24"/>
          <w:szCs w:val="24"/>
        </w:rPr>
        <w:t xml:space="preserve">Retrospective deliberations and sighting feedback from unit testing are conducted to identify areas for improvement and refine the development approach to incorporate in future iterations. Discussions </w:t>
      </w:r>
      <w:r w:rsidR="00BE66AA">
        <w:rPr>
          <w:rFonts w:ascii="Roboto" w:eastAsia="Roboto" w:hAnsi="Roboto" w:cs="Roboto"/>
          <w:color w:val="0D0D0D"/>
          <w:sz w:val="24"/>
          <w:szCs w:val="24"/>
        </w:rPr>
        <w:t>allow the researchers</w:t>
      </w:r>
      <w:r>
        <w:rPr>
          <w:rFonts w:ascii="Roboto" w:eastAsia="Roboto" w:hAnsi="Roboto" w:cs="Roboto"/>
          <w:color w:val="0D0D0D"/>
          <w:sz w:val="24"/>
          <w:szCs w:val="24"/>
        </w:rPr>
        <w:t xml:space="preserve"> to reflect and </w:t>
      </w:r>
      <w:r>
        <w:rPr>
          <w:rFonts w:ascii="Roboto" w:eastAsia="Roboto" w:hAnsi="Roboto" w:cs="Roboto"/>
          <w:color w:val="0D0D0D"/>
          <w:sz w:val="24"/>
          <w:szCs w:val="24"/>
        </w:rPr>
        <w:lastRenderedPageBreak/>
        <w:t>foster continuous enhancement of the summarizing tool</w:t>
      </w:r>
      <w:r w:rsidR="00BE66AA">
        <w:rPr>
          <w:rFonts w:ascii="Roboto" w:eastAsia="Roboto" w:hAnsi="Roboto" w:cs="Roboto"/>
          <w:color w:val="0D0D0D"/>
          <w:sz w:val="24"/>
          <w:szCs w:val="24"/>
        </w:rPr>
        <w:t>'</w:t>
      </w:r>
      <w:r>
        <w:rPr>
          <w:rFonts w:ascii="Roboto" w:eastAsia="Roboto" w:hAnsi="Roboto" w:cs="Roboto"/>
          <w:color w:val="0D0D0D"/>
          <w:sz w:val="24"/>
          <w:szCs w:val="24"/>
        </w:rPr>
        <w:t xml:space="preserve">s functionality and performance. </w:t>
      </w:r>
      <w:r>
        <w:br w:type="page"/>
      </w:r>
    </w:p>
    <w:p w14:paraId="0C24D38F" w14:textId="77777777" w:rsidR="006D1658" w:rsidRDefault="00000000">
      <w:pPr>
        <w:pStyle w:val="Heading4"/>
        <w:spacing w:before="240" w:after="240" w:line="480" w:lineRule="auto"/>
        <w:jc w:val="center"/>
        <w:rPr>
          <w:b/>
          <w:color w:val="000000"/>
          <w:sz w:val="22"/>
          <w:szCs w:val="22"/>
        </w:rPr>
      </w:pPr>
      <w:bookmarkStart w:id="100" w:name="_kbjmes4986zc" w:colFirst="0" w:colLast="0"/>
      <w:bookmarkEnd w:id="100"/>
      <w:r>
        <w:rPr>
          <w:b/>
          <w:color w:val="000000"/>
          <w:sz w:val="22"/>
          <w:szCs w:val="22"/>
        </w:rPr>
        <w:lastRenderedPageBreak/>
        <w:t>CHAPTER IV</w:t>
      </w:r>
    </w:p>
    <w:p w14:paraId="7BD4DE73" w14:textId="77777777" w:rsidR="006D1658" w:rsidRDefault="00000000">
      <w:pPr>
        <w:spacing w:before="240" w:after="240" w:line="480" w:lineRule="auto"/>
        <w:jc w:val="center"/>
        <w:rPr>
          <w:b/>
        </w:rPr>
      </w:pPr>
      <w:r>
        <w:rPr>
          <w:b/>
        </w:rPr>
        <w:t>ABridge: Text-type Instant Notes Generator using Natural Language Processing Algorithm</w:t>
      </w:r>
    </w:p>
    <w:p w14:paraId="3066E940" w14:textId="77777777" w:rsidR="006D1658" w:rsidRDefault="00000000">
      <w:pPr>
        <w:spacing w:before="240" w:after="240" w:line="480" w:lineRule="auto"/>
        <w:jc w:val="both"/>
        <w:rPr>
          <w:i/>
        </w:rPr>
      </w:pPr>
      <w:r>
        <w:rPr>
          <w:i/>
        </w:rPr>
        <w:t>System Overview</w:t>
      </w:r>
    </w:p>
    <w:p w14:paraId="770EFF4F" w14:textId="01A232C6" w:rsidR="006D1658" w:rsidRDefault="00000000">
      <w:pPr>
        <w:spacing w:before="240" w:after="240" w:line="480" w:lineRule="auto"/>
        <w:jc w:val="both"/>
      </w:pPr>
      <w:r>
        <w:tab/>
        <w:t>ABridge is a text-type instant note</w:t>
      </w:r>
      <w:r w:rsidR="00BE66AA">
        <w:t>-</w:t>
      </w:r>
      <w:r>
        <w:t>generating web application using natural language processing algorithms</w:t>
      </w:r>
      <w:r w:rsidR="00BE66AA">
        <w:t>,</w:t>
      </w:r>
      <w:r>
        <w:t xml:space="preserve"> providing students </w:t>
      </w:r>
      <w:r w:rsidR="00BE66AA">
        <w:t xml:space="preserve">with </w:t>
      </w:r>
      <w:r>
        <w:t xml:space="preserve">more efficient ways of learning. The application </w:t>
      </w:r>
      <w:r w:rsidR="00BE66AA">
        <w:t>allows students</w:t>
      </w:r>
      <w:r>
        <w:t xml:space="preserve"> to convert their study materials into notes and are given the option to choose whether they want a quiz or flashcard as their note format. The user would then be allowed to save their uploaded material and edit the contents if they wish to do so in the dashboard.</w:t>
      </w:r>
    </w:p>
    <w:p w14:paraId="15656958" w14:textId="56EFB55D" w:rsidR="006D1658" w:rsidRDefault="00000000">
      <w:pPr>
        <w:spacing w:before="240" w:after="240" w:line="480" w:lineRule="auto"/>
        <w:jc w:val="both"/>
      </w:pPr>
      <w:r>
        <w:tab/>
        <w:t xml:space="preserve">The application will </w:t>
      </w:r>
      <w:r w:rsidR="00BE66AA">
        <w:t>use</w:t>
      </w:r>
      <w:r>
        <w:t xml:space="preserve"> Optical Character Recognition (OCR) to export the text material from the source. The material sources may differ from textbook images, Portable Document Format (PDF) or Word documents when importing to generate the notes the user wishes to create. The application features the summarization function for their uploaded material</w:t>
      </w:r>
      <w:r w:rsidR="00BE66AA">
        <w:t>.</w:t>
      </w:r>
      <w:r>
        <w:t xml:space="preserve"> Natural Language Processing (NLP) </w:t>
      </w:r>
      <w:r w:rsidR="00BE66AA">
        <w:t>uses</w:t>
      </w:r>
      <w:r>
        <w:t xml:space="preserve"> the Bag of Words paradigm to get accurate </w:t>
      </w:r>
      <w:ins w:id="101" w:author="SAPUL Ma. Shiela C." w:date="2024-05-24T12:04:00Z" w16du:dateUtc="2024-05-24T04:04:00Z">
        <w:r w:rsidR="00301024">
          <w:t>summarization</w:t>
        </w:r>
      </w:ins>
      <w:r w:rsidR="00BE66AA">
        <w:t xml:space="preserve"> result</w:t>
      </w:r>
      <w:r>
        <w:t>s. It also features the generation of quizzes and flashcards</w:t>
      </w:r>
      <w:r w:rsidR="00BE66AA">
        <w:t>,</w:t>
      </w:r>
      <w:r>
        <w:t xml:space="preserve"> which </w:t>
      </w:r>
      <w:r w:rsidR="00BE66AA">
        <w:t>the toolkit provided by Python will support</w:t>
      </w:r>
      <w:r>
        <w:t>.</w:t>
      </w:r>
    </w:p>
    <w:p w14:paraId="6E872151" w14:textId="246F31A6" w:rsidR="006D1658" w:rsidRDefault="00000000">
      <w:pPr>
        <w:spacing w:before="240" w:after="240" w:line="480" w:lineRule="auto"/>
        <w:jc w:val="both"/>
      </w:pPr>
      <w:r>
        <w:tab/>
        <w:t>The system is intended to be u</w:t>
      </w:r>
      <w:r w:rsidR="00BE66AA">
        <w:t xml:space="preserve">sed by students on their web browsers, providing them </w:t>
      </w:r>
      <w:ins w:id="102" w:author="SAPUL Ma. Shiela C." w:date="2024-05-24T10:48:00Z" w16du:dateUtc="2024-05-24T02:48:00Z">
        <w:r w:rsidR="00BE66AA">
          <w:t xml:space="preserve">with </w:t>
        </w:r>
      </w:ins>
      <w:r w:rsidR="00BE66AA">
        <w:t>more options and easy access to review</w:t>
      </w:r>
      <w:r>
        <w:t xml:space="preserve"> their lessons. The system uses </w:t>
      </w:r>
      <w:proofErr w:type="spellStart"/>
      <w:r>
        <w:t>SQLAlchemy</w:t>
      </w:r>
      <w:proofErr w:type="spellEnd"/>
      <w:r>
        <w:t>, an open-source Python SQL toolkit, to store the data gathered from the application. As an Object Relational Mapper, it provides an efficient way to maintain or manage processed information that can also be utilized upon separating user data.</w:t>
      </w:r>
    </w:p>
    <w:p w14:paraId="51162426" w14:textId="77777777" w:rsidR="006D1658" w:rsidRDefault="00000000">
      <w:pPr>
        <w:spacing w:before="240" w:after="240" w:line="480" w:lineRule="auto"/>
        <w:jc w:val="both"/>
        <w:rPr>
          <w:i/>
        </w:rPr>
      </w:pPr>
      <w:r>
        <w:t xml:space="preserve"> </w:t>
      </w:r>
      <w:r>
        <w:rPr>
          <w:i/>
        </w:rPr>
        <w:t>System Objectives</w:t>
      </w:r>
    </w:p>
    <w:p w14:paraId="5975AC3B" w14:textId="77777777" w:rsidR="006D1658" w:rsidRDefault="00000000">
      <w:pPr>
        <w:spacing w:before="240" w:after="240" w:line="480" w:lineRule="auto"/>
        <w:jc w:val="both"/>
      </w:pPr>
      <w:r>
        <w:lastRenderedPageBreak/>
        <w:tab/>
        <w:t>The Web Application is capable of the following:</w:t>
      </w:r>
    </w:p>
    <w:p w14:paraId="125D38E4" w14:textId="77777777" w:rsidR="006D1658" w:rsidRDefault="00000000">
      <w:pPr>
        <w:numPr>
          <w:ilvl w:val="0"/>
          <w:numId w:val="1"/>
        </w:numPr>
        <w:spacing w:before="240" w:line="480" w:lineRule="auto"/>
        <w:jc w:val="both"/>
      </w:pPr>
      <w:r>
        <w:t>A page that will allow users to register before using the application.</w:t>
      </w:r>
    </w:p>
    <w:p w14:paraId="1D5C340F" w14:textId="77D016DF" w:rsidR="006D1658" w:rsidRDefault="00000000">
      <w:pPr>
        <w:numPr>
          <w:ilvl w:val="0"/>
          <w:numId w:val="1"/>
        </w:numPr>
        <w:spacing w:line="480" w:lineRule="auto"/>
        <w:jc w:val="both"/>
      </w:pPr>
      <w:r>
        <w:t xml:space="preserve">A page </w:t>
      </w:r>
      <w:ins w:id="103" w:author="SAPUL Ma. Shiela C." w:date="2024-05-24T10:49:00Z" w16du:dateUtc="2024-05-24T02:49:00Z">
        <w:r w:rsidR="00BE66AA">
          <w:t>will allow users to import materials and convert them into notes,</w:t>
        </w:r>
      </w:ins>
      <w:r>
        <w:t xml:space="preserve"> including flashcards or quizzes.</w:t>
      </w:r>
    </w:p>
    <w:p w14:paraId="7545E3E2" w14:textId="3F055651" w:rsidR="006D1658" w:rsidRDefault="00000000">
      <w:pPr>
        <w:numPr>
          <w:ilvl w:val="0"/>
          <w:numId w:val="1"/>
        </w:numPr>
        <w:spacing w:line="480" w:lineRule="auto"/>
        <w:jc w:val="both"/>
      </w:pPr>
      <w:r>
        <w:t xml:space="preserve">A page </w:t>
      </w:r>
      <w:ins w:id="104" w:author="SAPUL Ma. Shiela C." w:date="2024-05-24T10:49:00Z" w16du:dateUtc="2024-05-24T02:49:00Z">
        <w:r w:rsidR="00BE66AA">
          <w:t>allows users to edit their uploaded notes after conversion</w:t>
        </w:r>
      </w:ins>
      <w:r>
        <w:t>.</w:t>
      </w:r>
    </w:p>
    <w:p w14:paraId="15445D66" w14:textId="77777777" w:rsidR="006D1658" w:rsidRDefault="00000000">
      <w:pPr>
        <w:numPr>
          <w:ilvl w:val="0"/>
          <w:numId w:val="1"/>
        </w:numPr>
        <w:spacing w:after="240" w:line="480" w:lineRule="auto"/>
        <w:jc w:val="both"/>
      </w:pPr>
      <w:r>
        <w:t xml:space="preserve">A page that allows users to search for other materials created by other users. </w:t>
      </w:r>
    </w:p>
    <w:p w14:paraId="7ABFD51D" w14:textId="77777777" w:rsidR="006D1658" w:rsidRDefault="00000000">
      <w:pPr>
        <w:spacing w:line="480" w:lineRule="auto"/>
      </w:pPr>
      <w:r>
        <w:t>System Functions</w:t>
      </w:r>
    </w:p>
    <w:p w14:paraId="2C5FA92E" w14:textId="77777777" w:rsidR="006D1658" w:rsidRDefault="006D1658">
      <w:pPr>
        <w:spacing w:line="480" w:lineRule="auto"/>
      </w:pPr>
    </w:p>
    <w:p w14:paraId="6CEA160F" w14:textId="3F848958" w:rsidR="006D1658" w:rsidRDefault="00000000">
      <w:pPr>
        <w:spacing w:line="480" w:lineRule="auto"/>
        <w:jc w:val="both"/>
      </w:pPr>
      <w:r>
        <w:t xml:space="preserve">     </w:t>
      </w:r>
      <w:r>
        <w:rPr>
          <w:i/>
        </w:rPr>
        <w:t>Web Application</w:t>
      </w:r>
      <w:r>
        <w:t xml:space="preserve">. The Python-based application serves as a summarization tool </w:t>
      </w:r>
      <w:ins w:id="105" w:author="SAPUL Ma. Shiela C." w:date="2024-05-24T10:52:00Z" w16du:dateUtc="2024-05-24T02:52:00Z">
        <w:r w:rsidR="00BE66AA">
          <w:t>to assist students with academic performance</w:t>
        </w:r>
      </w:ins>
      <w:r>
        <w:t xml:space="preserve">. The application offers text-type summarization </w:t>
      </w:r>
      <w:ins w:id="106" w:author="SAPUL Ma. Shiela C." w:date="2024-05-24T10:52:00Z" w16du:dateUtc="2024-05-24T02:52:00Z">
        <w:r w:rsidR="00BE66AA">
          <w:t xml:space="preserve">using </w:t>
        </w:r>
      </w:ins>
      <w:ins w:id="107" w:author="SAPUL Ma. Shiela C." w:date="2024-05-24T11:34:00Z" w16du:dateUtc="2024-05-24T03:34:00Z">
        <w:r w:rsidR="00BE66AA">
          <w:t xml:space="preserve">the </w:t>
        </w:r>
      </w:ins>
      <w:ins w:id="108" w:author="SAPUL Ma. Shiela C." w:date="2024-05-24T10:52:00Z" w16du:dateUtc="2024-05-24T02:52:00Z">
        <w:r w:rsidR="00BE66AA">
          <w:t>NLP algorithm and OCR technology, practice tests and flashcards that let</w:t>
        </w:r>
      </w:ins>
      <w:r>
        <w:t xml:space="preserve"> </w:t>
      </w:r>
      <w:ins w:id="109" w:author="SAPUL Ma. Shiela C." w:date="2024-05-24T11:34:00Z" w16du:dateUtc="2024-05-24T03:34:00Z">
        <w:r w:rsidR="00BE66AA">
          <w:t>users</w:t>
        </w:r>
      </w:ins>
      <w:r>
        <w:t xml:space="preserve"> edit to their liking. The application includes a repository for past </w:t>
      </w:r>
      <w:proofErr w:type="gramStart"/>
      <w:r>
        <w:t>works</w:t>
      </w:r>
      <w:proofErr w:type="gramEnd"/>
      <w:r>
        <w:t xml:space="preserve"> </w:t>
      </w:r>
      <w:ins w:id="110" w:author="SAPUL Ma. Shiela C." w:date="2024-05-24T10:53:00Z" w16du:dateUtc="2024-05-24T02:53:00Z">
        <w:r w:rsidR="00BE66AA">
          <w:t>a user can access afterwards</w:t>
        </w:r>
      </w:ins>
      <w:r>
        <w:t>.</w:t>
      </w:r>
    </w:p>
    <w:p w14:paraId="6B5D412C" w14:textId="77777777" w:rsidR="006D1658" w:rsidRDefault="006D1658">
      <w:pPr>
        <w:spacing w:line="480" w:lineRule="auto"/>
        <w:jc w:val="both"/>
      </w:pPr>
    </w:p>
    <w:p w14:paraId="739A1B69" w14:textId="77777777" w:rsidR="006D1658" w:rsidRDefault="00000000">
      <w:pPr>
        <w:spacing w:line="480" w:lineRule="auto"/>
        <w:jc w:val="both"/>
      </w:pPr>
      <w:r>
        <w:t xml:space="preserve">     </w:t>
      </w:r>
      <w:r>
        <w:rPr>
          <w:i/>
        </w:rPr>
        <w:t>Login Page</w:t>
      </w:r>
      <w:r>
        <w:t>. This module provides users access to the application. Users will input their email address and password. Users of the system are then welcomed to the home page.</w:t>
      </w:r>
    </w:p>
    <w:p w14:paraId="7A1A70AB" w14:textId="77777777" w:rsidR="006D1658" w:rsidRDefault="006D1658">
      <w:pPr>
        <w:spacing w:line="480" w:lineRule="auto"/>
        <w:jc w:val="both"/>
      </w:pPr>
    </w:p>
    <w:p w14:paraId="6361551E" w14:textId="77777777" w:rsidR="006D1658" w:rsidRDefault="00000000">
      <w:pPr>
        <w:spacing w:line="480" w:lineRule="auto"/>
        <w:jc w:val="both"/>
      </w:pPr>
      <w:r>
        <w:t xml:space="preserve">     </w:t>
      </w:r>
      <w:r>
        <w:rPr>
          <w:i/>
        </w:rPr>
        <w:t>Register Page</w:t>
      </w:r>
      <w:r>
        <w:t>. The registration process in this module requires users to provide their full name, email address, and password to log in to the application. To finish the registration process, users must complete the necessary information before hitting the register button.</w:t>
      </w:r>
    </w:p>
    <w:p w14:paraId="280B49A0" w14:textId="77777777" w:rsidR="006D1658" w:rsidRDefault="006D1658">
      <w:pPr>
        <w:spacing w:line="480" w:lineRule="auto"/>
        <w:jc w:val="both"/>
      </w:pPr>
    </w:p>
    <w:p w14:paraId="54143DEA" w14:textId="18BA82A6" w:rsidR="006D1658" w:rsidRDefault="00000000">
      <w:pPr>
        <w:spacing w:line="480" w:lineRule="auto"/>
        <w:ind w:firstLine="720"/>
        <w:jc w:val="both"/>
      </w:pPr>
      <w:r>
        <w:rPr>
          <w:i/>
        </w:rPr>
        <w:lastRenderedPageBreak/>
        <w:t>Home Page</w:t>
      </w:r>
      <w:r>
        <w:t>. Th</w:t>
      </w:r>
      <w:ins w:id="111" w:author="SAPUL Ma. Shiela C." w:date="2024-05-24T10:53:00Z" w16du:dateUtc="2024-05-24T02:53:00Z">
        <w:r w:rsidR="00BE66AA">
          <w:t>e home page</w:t>
        </w:r>
      </w:ins>
      <w:r>
        <w:t xml:space="preserve"> serves as the main screen of the system. </w:t>
      </w:r>
      <w:ins w:id="112" w:author="SAPUL Ma. Shiela C." w:date="2024-05-24T10:53:00Z" w16du:dateUtc="2024-05-24T02:53:00Z">
        <w:r w:rsidR="00BE66AA">
          <w:t>The h</w:t>
        </w:r>
        <w:r w:rsidR="00BE66AA">
          <w:t xml:space="preserve">ome </w:t>
        </w:r>
      </w:ins>
      <w:r>
        <w:t xml:space="preserve">consists of different categories of basic functions </w:t>
      </w:r>
      <w:ins w:id="113" w:author="SAPUL Ma. Shiela C." w:date="2024-05-24T10:53:00Z" w16du:dateUtc="2024-05-24T02:53:00Z">
        <w:r w:rsidR="00BE66AA">
          <w:t>the system offers,</w:t>
        </w:r>
      </w:ins>
      <w:r>
        <w:t xml:space="preserve"> such as summarization, dashboard, and practice tests. </w:t>
      </w:r>
    </w:p>
    <w:p w14:paraId="27981C17" w14:textId="77777777" w:rsidR="006D1658" w:rsidRDefault="006D1658">
      <w:pPr>
        <w:spacing w:line="480" w:lineRule="auto"/>
        <w:jc w:val="both"/>
      </w:pPr>
    </w:p>
    <w:p w14:paraId="117A6F48" w14:textId="77777777" w:rsidR="006D1658" w:rsidRDefault="00000000">
      <w:pPr>
        <w:spacing w:line="480" w:lineRule="auto"/>
        <w:jc w:val="both"/>
      </w:pPr>
      <w:r>
        <w:tab/>
      </w:r>
      <w:r>
        <w:rPr>
          <w:i/>
        </w:rPr>
        <w:t>Summarization Page</w:t>
      </w:r>
      <w:r>
        <w:t xml:space="preserve">. In this page the user can choose whether to input a file, </w:t>
      </w:r>
      <w:proofErr w:type="gramStart"/>
      <w:r>
        <w:t>pdf</w:t>
      </w:r>
      <w:proofErr w:type="gramEnd"/>
      <w:r>
        <w:t xml:space="preserve"> or an image to scan and summarize.</w:t>
      </w:r>
    </w:p>
    <w:p w14:paraId="210BD73A" w14:textId="77777777" w:rsidR="006D1658" w:rsidRDefault="006D1658">
      <w:pPr>
        <w:spacing w:line="480" w:lineRule="auto"/>
        <w:jc w:val="both"/>
      </w:pPr>
    </w:p>
    <w:p w14:paraId="5E4C9D24" w14:textId="27FEAF43" w:rsidR="006D1658" w:rsidRDefault="00000000">
      <w:pPr>
        <w:spacing w:line="480" w:lineRule="auto"/>
        <w:jc w:val="both"/>
      </w:pPr>
      <w:r>
        <w:tab/>
      </w:r>
      <w:commentRangeStart w:id="114"/>
      <w:r>
        <w:rPr>
          <w:i/>
        </w:rPr>
        <w:t>Upload</w:t>
      </w:r>
      <w:commentRangeEnd w:id="114"/>
      <w:r w:rsidR="00BE66AA">
        <w:rPr>
          <w:rStyle w:val="CommentReference"/>
        </w:rPr>
        <w:commentReference w:id="114"/>
      </w:r>
      <w:r>
        <w:rPr>
          <w:i/>
        </w:rPr>
        <w:t xml:space="preserve"> button</w:t>
      </w:r>
      <w:r>
        <w:t xml:space="preserve">. The upload button </w:t>
      </w:r>
      <w:ins w:id="115" w:author="SAPUL Ma. Shiela C." w:date="2024-05-24T11:34:00Z" w16du:dateUtc="2024-05-24T03:34:00Z">
        <w:r w:rsidR="00BE66AA">
          <w:t xml:space="preserve">lets the user receive the desired </w:t>
        </w:r>
        <w:proofErr w:type="spellStart"/>
        <w:r w:rsidR="00BE66AA">
          <w:t>summarised</w:t>
        </w:r>
        <w:proofErr w:type="spellEnd"/>
        <w:r w:rsidR="00BE66AA">
          <w:t xml:space="preserve"> product</w:t>
        </w:r>
      </w:ins>
      <w:ins w:id="116" w:author="SAPUL Ma. Shiela C." w:date="2024-05-24T10:56:00Z" w16du:dateUtc="2024-05-24T02:56:00Z">
        <w:r w:rsidR="00BE66AA">
          <w:t xml:space="preserve"> outpu</w:t>
        </w:r>
      </w:ins>
      <w:r>
        <w:t>t.</w:t>
      </w:r>
    </w:p>
    <w:p w14:paraId="3C355C73" w14:textId="77777777" w:rsidR="006D1658" w:rsidRDefault="006D1658">
      <w:pPr>
        <w:spacing w:line="480" w:lineRule="auto"/>
        <w:jc w:val="both"/>
      </w:pPr>
    </w:p>
    <w:p w14:paraId="6628709B" w14:textId="501007F9" w:rsidR="006D1658" w:rsidRDefault="00000000">
      <w:pPr>
        <w:spacing w:line="480" w:lineRule="auto"/>
        <w:ind w:firstLine="720"/>
        <w:jc w:val="both"/>
      </w:pPr>
      <w:r>
        <w:rPr>
          <w:i/>
        </w:rPr>
        <w:t>Practice Test Page</w:t>
      </w:r>
      <w:r>
        <w:t xml:space="preserve">. </w:t>
      </w:r>
      <w:ins w:id="117" w:author="SAPUL Ma. Shiela C." w:date="2024-05-24T10:58:00Z" w16du:dateUtc="2024-05-24T02:58:00Z">
        <w:r w:rsidR="00BE66AA">
          <w:t>The practice test page allows users to</w:t>
        </w:r>
      </w:ins>
      <w:r>
        <w:t xml:space="preserve"> create and edit quiz</w:t>
      </w:r>
      <w:ins w:id="118" w:author="SAPUL Ma. Shiela C." w:date="2024-05-24T10:58:00Z" w16du:dateUtc="2024-05-24T02:58:00Z">
        <w:r w:rsidR="00BE66AA">
          <w:t>zes</w:t>
        </w:r>
      </w:ins>
      <w:r>
        <w:t xml:space="preserve"> and flashcards for </w:t>
      </w:r>
      <w:ins w:id="119" w:author="SAPUL Ma. Shiela C." w:date="2024-05-24T10:58:00Z" w16du:dateUtc="2024-05-24T02:58:00Z">
        <w:r w:rsidR="00BE66AA">
          <w:t>better</w:t>
        </w:r>
        <w:r w:rsidR="00BE66AA">
          <w:t>-</w:t>
        </w:r>
      </w:ins>
      <w:r>
        <w:t>enhanced studying.</w:t>
      </w:r>
    </w:p>
    <w:p w14:paraId="3874D96E" w14:textId="77777777" w:rsidR="006D1658" w:rsidRDefault="006D1658">
      <w:pPr>
        <w:spacing w:line="480" w:lineRule="auto"/>
        <w:jc w:val="both"/>
      </w:pPr>
    </w:p>
    <w:p w14:paraId="75C612BF" w14:textId="6CE77F26" w:rsidR="006D1658" w:rsidDel="00BE66AA" w:rsidRDefault="00000000">
      <w:pPr>
        <w:spacing w:line="480" w:lineRule="auto"/>
        <w:jc w:val="both"/>
        <w:rPr>
          <w:del w:id="120" w:author="SAPUL Ma. Shiela C." w:date="2024-05-24T10:59:00Z" w16du:dateUtc="2024-05-24T02:59:00Z"/>
        </w:rPr>
      </w:pPr>
      <w:r>
        <w:tab/>
      </w:r>
      <w:r>
        <w:rPr>
          <w:i/>
        </w:rPr>
        <w:t>Quizzes Page</w:t>
      </w:r>
      <w:r>
        <w:t xml:space="preserve">. </w:t>
      </w:r>
      <w:r w:rsidR="00BE66AA">
        <w:t xml:space="preserve">The quizzes page allows </w:t>
      </w:r>
      <w:r>
        <w:t>user</w:t>
      </w:r>
      <w:ins w:id="121" w:author="SAPUL Ma. Shiela C." w:date="2024-05-24T10:59:00Z" w16du:dateUtc="2024-05-24T02:59:00Z">
        <w:r w:rsidR="00BE66AA">
          <w:t>s</w:t>
        </w:r>
      </w:ins>
      <w:r>
        <w:t xml:space="preserve"> </w:t>
      </w:r>
      <w:ins w:id="122" w:author="SAPUL Ma. Shiela C." w:date="2024-05-24T10:59:00Z" w16du:dateUtc="2024-05-24T02:59:00Z">
        <w:r w:rsidR="00BE66AA">
          <w:t>to</w:t>
        </w:r>
      </w:ins>
      <w:r>
        <w:t xml:space="preserve"> create quizzes with options for multiple choices, true</w:t>
      </w:r>
      <w:ins w:id="123" w:author="SAPUL Ma. Shiela C." w:date="2024-05-24T11:00:00Z" w16du:dateUtc="2024-05-24T03:00:00Z">
        <w:r w:rsidR="00BE66AA">
          <w:t xml:space="preserve"> or</w:t>
        </w:r>
      </w:ins>
      <w:r w:rsidR="00BE66AA">
        <w:t xml:space="preserve"> false,</w:t>
      </w:r>
      <w:r>
        <w:t xml:space="preserve"> </w:t>
      </w:r>
      <w:ins w:id="124" w:author="SAPUL Ma. Shiela C." w:date="2024-05-24T11:00:00Z" w16du:dateUtc="2024-05-24T03:00:00Z">
        <w:r w:rsidR="00BE66AA">
          <w:t>and</w:t>
        </w:r>
      </w:ins>
      <w:r>
        <w:t xml:space="preserve"> identification. </w:t>
      </w:r>
    </w:p>
    <w:p w14:paraId="4ACA15A8" w14:textId="77777777" w:rsidR="006D1658" w:rsidRDefault="006D1658">
      <w:pPr>
        <w:spacing w:line="480" w:lineRule="auto"/>
        <w:jc w:val="both"/>
      </w:pPr>
    </w:p>
    <w:p w14:paraId="45ADBA01" w14:textId="77777777" w:rsidR="006D1658" w:rsidRDefault="00000000">
      <w:pPr>
        <w:spacing w:line="480" w:lineRule="auto"/>
        <w:ind w:firstLine="720"/>
        <w:jc w:val="both"/>
      </w:pPr>
      <w:r>
        <w:rPr>
          <w:i/>
        </w:rPr>
        <w:t>Flashcards Page</w:t>
      </w:r>
      <w:r>
        <w:t>. This page will allow the user to create flashcards to their liking.</w:t>
      </w:r>
    </w:p>
    <w:p w14:paraId="34C58863" w14:textId="77777777" w:rsidR="006D1658" w:rsidRDefault="006D1658">
      <w:pPr>
        <w:spacing w:line="480" w:lineRule="auto"/>
        <w:jc w:val="both"/>
      </w:pPr>
    </w:p>
    <w:p w14:paraId="190E1782" w14:textId="5EDE1A55" w:rsidR="006D1658" w:rsidRDefault="00000000">
      <w:pPr>
        <w:spacing w:line="480" w:lineRule="auto"/>
        <w:ind w:firstLine="720"/>
        <w:jc w:val="both"/>
      </w:pPr>
      <w:r>
        <w:rPr>
          <w:i/>
        </w:rPr>
        <w:t>Dashboard Page</w:t>
      </w:r>
      <w:r>
        <w:t>. This page contains the history log of the user</w:t>
      </w:r>
      <w:r w:rsidR="00BE66AA">
        <w:t>'</w:t>
      </w:r>
      <w:r>
        <w:t xml:space="preserve">s past </w:t>
      </w:r>
      <w:proofErr w:type="gramStart"/>
      <w:r>
        <w:t>works</w:t>
      </w:r>
      <w:proofErr w:type="gramEnd"/>
      <w:r>
        <w:t>. Th</w:t>
      </w:r>
      <w:ins w:id="125" w:author="SAPUL Ma. Shiela C." w:date="2024-05-24T11:00:00Z" w16du:dateUtc="2024-05-24T03:00:00Z">
        <w:r w:rsidR="00BE66AA">
          <w:t xml:space="preserve">e dashboard </w:t>
        </w:r>
      </w:ins>
      <w:r>
        <w:t xml:space="preserve">allows the user to view and access all created tests and flashcards and their summarized outputs. </w:t>
      </w:r>
    </w:p>
    <w:p w14:paraId="4CA88C06" w14:textId="77777777" w:rsidR="006D1658" w:rsidRDefault="006D1658">
      <w:pPr>
        <w:spacing w:line="480" w:lineRule="auto"/>
        <w:jc w:val="both"/>
      </w:pPr>
    </w:p>
    <w:p w14:paraId="7910AC0D" w14:textId="77777777" w:rsidR="006D1658" w:rsidRDefault="006D1658">
      <w:pPr>
        <w:spacing w:line="480" w:lineRule="auto"/>
        <w:jc w:val="both"/>
      </w:pPr>
    </w:p>
    <w:p w14:paraId="0FA561D1" w14:textId="564919A5" w:rsidR="006D1658" w:rsidRDefault="00000000">
      <w:pPr>
        <w:spacing w:line="480" w:lineRule="auto"/>
        <w:jc w:val="both"/>
      </w:pPr>
      <w:r>
        <w:tab/>
      </w:r>
      <w:r>
        <w:rPr>
          <w:i/>
        </w:rPr>
        <w:t>Edit Name</w:t>
      </w:r>
      <w:r>
        <w:t xml:space="preserve">. This </w:t>
      </w:r>
      <w:ins w:id="126" w:author="SAPUL Ma. Shiela C." w:date="2024-05-24T11:35:00Z" w16du:dateUtc="2024-05-24T03:35:00Z">
        <w:r w:rsidR="00BE66AA">
          <w:t xml:space="preserve">button </w:t>
        </w:r>
      </w:ins>
      <w:r>
        <w:t>will allow the user to edit their full name.</w:t>
      </w:r>
    </w:p>
    <w:p w14:paraId="56A64267" w14:textId="77777777" w:rsidR="006D1658" w:rsidRDefault="006D1658">
      <w:pPr>
        <w:spacing w:line="480" w:lineRule="auto"/>
        <w:jc w:val="both"/>
      </w:pPr>
    </w:p>
    <w:p w14:paraId="434E3B17" w14:textId="77777777" w:rsidR="006D1658" w:rsidRDefault="00000000">
      <w:pPr>
        <w:spacing w:line="480" w:lineRule="auto"/>
        <w:jc w:val="both"/>
      </w:pPr>
      <w:r>
        <w:tab/>
      </w:r>
      <w:r>
        <w:rPr>
          <w:i/>
        </w:rPr>
        <w:t>Edit Picture</w:t>
      </w:r>
      <w:r>
        <w:t>. This page allows users to edit their profile picture.</w:t>
      </w:r>
    </w:p>
    <w:p w14:paraId="2B3DBABF" w14:textId="77777777" w:rsidR="006D1658" w:rsidRDefault="006D1658">
      <w:pPr>
        <w:spacing w:line="480" w:lineRule="auto"/>
        <w:jc w:val="both"/>
      </w:pPr>
    </w:p>
    <w:p w14:paraId="7A31FF9C" w14:textId="77777777" w:rsidR="006D1658" w:rsidRDefault="00000000">
      <w:pPr>
        <w:spacing w:line="480" w:lineRule="auto"/>
        <w:jc w:val="both"/>
      </w:pPr>
      <w:r>
        <w:tab/>
      </w:r>
      <w:r>
        <w:rPr>
          <w:i/>
        </w:rPr>
        <w:t>Enter password</w:t>
      </w:r>
      <w:r>
        <w:t>. On this page, users may confirm the changes to their information by entering their password.</w:t>
      </w:r>
    </w:p>
    <w:p w14:paraId="6B27F5C9" w14:textId="77777777" w:rsidR="006D1658" w:rsidRDefault="006D1658">
      <w:pPr>
        <w:spacing w:line="480" w:lineRule="auto"/>
        <w:jc w:val="both"/>
      </w:pPr>
    </w:p>
    <w:p w14:paraId="770D126F" w14:textId="24E30F72" w:rsidR="006D1658" w:rsidRDefault="00000000">
      <w:pPr>
        <w:spacing w:line="480" w:lineRule="auto"/>
        <w:jc w:val="both"/>
      </w:pPr>
      <w:r>
        <w:tab/>
      </w:r>
      <w:r>
        <w:rPr>
          <w:i/>
        </w:rPr>
        <w:t>Save/Cancel button</w:t>
      </w:r>
      <w:r>
        <w:t>. After editing their credentials, the users can decide whether to save it using the save and cancel option.</w:t>
      </w:r>
    </w:p>
    <w:p w14:paraId="4B891440" w14:textId="77777777" w:rsidR="006D1658" w:rsidRDefault="006D1658">
      <w:pPr>
        <w:spacing w:line="480" w:lineRule="auto"/>
        <w:jc w:val="both"/>
      </w:pPr>
    </w:p>
    <w:p w14:paraId="64DAB2B0" w14:textId="5AA927AA" w:rsidR="006D1658" w:rsidRDefault="00000000">
      <w:pPr>
        <w:spacing w:line="480" w:lineRule="auto"/>
        <w:ind w:firstLine="720"/>
        <w:jc w:val="both"/>
      </w:pPr>
      <w:r>
        <w:rPr>
          <w:i/>
        </w:rPr>
        <w:t>Log</w:t>
      </w:r>
      <w:ins w:id="127" w:author="SAPUL Ma. Shiela C." w:date="2024-05-24T11:02:00Z" w16du:dateUtc="2024-05-24T03:02:00Z">
        <w:r w:rsidR="00BE66AA">
          <w:rPr>
            <w:i/>
          </w:rPr>
          <w:t>-</w:t>
        </w:r>
      </w:ins>
      <w:r>
        <w:rPr>
          <w:i/>
        </w:rPr>
        <w:t>out.</w:t>
      </w:r>
      <w:r>
        <w:t xml:space="preserve"> The user can exit the application by using the log</w:t>
      </w:r>
      <w:del w:id="128" w:author="SAPUL Ma. Shiela C." w:date="2024-05-24T11:01:00Z" w16du:dateUtc="2024-05-24T03:01:00Z">
        <w:r w:rsidDel="00BE66AA">
          <w:delText>-</w:delText>
        </w:r>
      </w:del>
      <w:r>
        <w:t>out feature</w:t>
      </w:r>
      <w:ins w:id="129" w:author="SAPUL Ma. Shiela C." w:date="2024-05-24T11:01:00Z" w16du:dateUtc="2024-05-24T03:01:00Z">
        <w:r w:rsidR="00BE66AA">
          <w:t>.</w:t>
        </w:r>
      </w:ins>
    </w:p>
    <w:p w14:paraId="3506092B" w14:textId="77777777" w:rsidR="006D1658" w:rsidRDefault="006D1658">
      <w:pPr>
        <w:spacing w:line="480" w:lineRule="auto"/>
        <w:ind w:firstLine="720"/>
        <w:jc w:val="both"/>
      </w:pPr>
    </w:p>
    <w:p w14:paraId="439A7A6E" w14:textId="77777777" w:rsidR="006D1658" w:rsidRDefault="00000000">
      <w:pPr>
        <w:spacing w:line="480" w:lineRule="auto"/>
        <w:jc w:val="both"/>
      </w:pPr>
      <w:r>
        <w:t>Physical Environment</w:t>
      </w:r>
    </w:p>
    <w:p w14:paraId="1857B690" w14:textId="77777777" w:rsidR="006D1658" w:rsidRDefault="00000000">
      <w:pPr>
        <w:spacing w:line="480" w:lineRule="auto"/>
        <w:ind w:firstLine="720"/>
        <w:jc w:val="both"/>
      </w:pPr>
      <w:r>
        <w:t>Hardware Specification</w:t>
      </w:r>
    </w:p>
    <w:p w14:paraId="78037BAA" w14:textId="77777777" w:rsidR="006D1658" w:rsidRDefault="00000000">
      <w:pPr>
        <w:spacing w:line="480" w:lineRule="auto"/>
        <w:ind w:left="720" w:firstLine="720"/>
        <w:jc w:val="both"/>
      </w:pPr>
      <w:r>
        <w:t xml:space="preserve">Table 2 </w:t>
      </w:r>
      <w:commentRangeStart w:id="130"/>
      <w:r>
        <w:t>contains</w:t>
      </w:r>
      <w:commentRangeEnd w:id="130"/>
      <w:r w:rsidR="00BE66AA">
        <w:rPr>
          <w:rStyle w:val="CommentReference"/>
        </w:rPr>
        <w:commentReference w:id="130"/>
      </w:r>
      <w:r>
        <w:t xml:space="preserve"> the minimum hardware requirement for the server side.</w:t>
      </w:r>
    </w:p>
    <w:p w14:paraId="38AC224B" w14:textId="77777777" w:rsidR="006D1658" w:rsidRDefault="00000000" w:rsidP="00BE66AA">
      <w:pPr>
        <w:spacing w:line="480" w:lineRule="auto"/>
        <w:ind w:left="720"/>
        <w:jc w:val="center"/>
        <w:pPrChange w:id="131" w:author="SAPUL Ma. Shiela C." w:date="2024-05-24T11:02:00Z" w16du:dateUtc="2024-05-24T03:02:00Z">
          <w:pPr>
            <w:spacing w:line="480" w:lineRule="auto"/>
            <w:ind w:left="720"/>
            <w:jc w:val="both"/>
          </w:pPr>
        </w:pPrChange>
      </w:pPr>
      <w:r>
        <w:t>Table 2. Hardware Requirement for Server Side</w:t>
      </w: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D1658" w14:paraId="7653437E" w14:textId="77777777">
        <w:trPr>
          <w:trHeight w:val="420"/>
        </w:trPr>
        <w:tc>
          <w:tcPr>
            <w:tcW w:w="9029" w:type="dxa"/>
            <w:gridSpan w:val="2"/>
            <w:shd w:val="clear" w:color="auto" w:fill="auto"/>
            <w:tcMar>
              <w:top w:w="100" w:type="dxa"/>
              <w:left w:w="100" w:type="dxa"/>
              <w:bottom w:w="100" w:type="dxa"/>
              <w:right w:w="100" w:type="dxa"/>
            </w:tcMar>
          </w:tcPr>
          <w:p w14:paraId="3EAC62B3" w14:textId="77777777" w:rsidR="006D1658" w:rsidRDefault="00000000">
            <w:pPr>
              <w:widowControl w:val="0"/>
              <w:spacing w:line="480" w:lineRule="auto"/>
              <w:jc w:val="both"/>
            </w:pPr>
            <w:r>
              <w:t>Server Side</w:t>
            </w:r>
          </w:p>
        </w:tc>
      </w:tr>
      <w:tr w:rsidR="006D1658" w14:paraId="71BDD4C1" w14:textId="77777777">
        <w:tc>
          <w:tcPr>
            <w:tcW w:w="4514" w:type="dxa"/>
            <w:shd w:val="clear" w:color="auto" w:fill="auto"/>
            <w:tcMar>
              <w:top w:w="100" w:type="dxa"/>
              <w:left w:w="100" w:type="dxa"/>
              <w:bottom w:w="100" w:type="dxa"/>
              <w:right w:w="100" w:type="dxa"/>
            </w:tcMar>
          </w:tcPr>
          <w:p w14:paraId="73512A23" w14:textId="77777777" w:rsidR="006D1658" w:rsidRDefault="00000000">
            <w:pPr>
              <w:widowControl w:val="0"/>
              <w:spacing w:line="480" w:lineRule="auto"/>
              <w:jc w:val="both"/>
            </w:pPr>
            <w:r>
              <w:t>CPU Type/Model</w:t>
            </w:r>
          </w:p>
        </w:tc>
        <w:tc>
          <w:tcPr>
            <w:tcW w:w="4515" w:type="dxa"/>
            <w:shd w:val="clear" w:color="auto" w:fill="auto"/>
            <w:tcMar>
              <w:top w:w="100" w:type="dxa"/>
              <w:left w:w="100" w:type="dxa"/>
              <w:bottom w:w="100" w:type="dxa"/>
              <w:right w:w="100" w:type="dxa"/>
            </w:tcMar>
          </w:tcPr>
          <w:p w14:paraId="0BCA7A2D" w14:textId="77777777" w:rsidR="006D1658" w:rsidRDefault="00000000">
            <w:pPr>
              <w:widowControl w:val="0"/>
              <w:spacing w:line="480" w:lineRule="auto"/>
              <w:jc w:val="both"/>
            </w:pPr>
            <w:r>
              <w:t>Intel Core i7-10510Y Processor</w:t>
            </w:r>
          </w:p>
        </w:tc>
      </w:tr>
      <w:tr w:rsidR="006D1658" w14:paraId="0426B48D" w14:textId="77777777">
        <w:tc>
          <w:tcPr>
            <w:tcW w:w="4514" w:type="dxa"/>
            <w:shd w:val="clear" w:color="auto" w:fill="auto"/>
            <w:tcMar>
              <w:top w:w="100" w:type="dxa"/>
              <w:left w:w="100" w:type="dxa"/>
              <w:bottom w:w="100" w:type="dxa"/>
              <w:right w:w="100" w:type="dxa"/>
            </w:tcMar>
          </w:tcPr>
          <w:p w14:paraId="1A97EA19" w14:textId="77777777" w:rsidR="006D1658" w:rsidRDefault="00000000">
            <w:pPr>
              <w:widowControl w:val="0"/>
              <w:spacing w:line="480" w:lineRule="auto"/>
              <w:jc w:val="both"/>
            </w:pPr>
            <w:r>
              <w:t>Input Devices</w:t>
            </w:r>
          </w:p>
        </w:tc>
        <w:tc>
          <w:tcPr>
            <w:tcW w:w="4515" w:type="dxa"/>
            <w:shd w:val="clear" w:color="auto" w:fill="auto"/>
            <w:tcMar>
              <w:top w:w="100" w:type="dxa"/>
              <w:left w:w="100" w:type="dxa"/>
              <w:bottom w:w="100" w:type="dxa"/>
              <w:right w:w="100" w:type="dxa"/>
            </w:tcMar>
          </w:tcPr>
          <w:p w14:paraId="50FC8FD5" w14:textId="77777777" w:rsidR="006D1658" w:rsidRDefault="00000000">
            <w:pPr>
              <w:widowControl w:val="0"/>
              <w:spacing w:line="480" w:lineRule="auto"/>
              <w:jc w:val="both"/>
            </w:pPr>
            <w:r>
              <w:t>Mouse and Keyboard</w:t>
            </w:r>
          </w:p>
        </w:tc>
      </w:tr>
      <w:tr w:rsidR="006D1658" w14:paraId="7F673AC1" w14:textId="77777777">
        <w:tc>
          <w:tcPr>
            <w:tcW w:w="4514" w:type="dxa"/>
            <w:shd w:val="clear" w:color="auto" w:fill="auto"/>
            <w:tcMar>
              <w:top w:w="100" w:type="dxa"/>
              <w:left w:w="100" w:type="dxa"/>
              <w:bottom w:w="100" w:type="dxa"/>
              <w:right w:w="100" w:type="dxa"/>
            </w:tcMar>
          </w:tcPr>
          <w:p w14:paraId="5BE9345A" w14:textId="77777777" w:rsidR="006D1658" w:rsidRDefault="00000000">
            <w:pPr>
              <w:widowControl w:val="0"/>
              <w:spacing w:line="480" w:lineRule="auto"/>
              <w:jc w:val="both"/>
            </w:pPr>
            <w:r>
              <w:t>Operating System</w:t>
            </w:r>
          </w:p>
        </w:tc>
        <w:tc>
          <w:tcPr>
            <w:tcW w:w="4515" w:type="dxa"/>
            <w:shd w:val="clear" w:color="auto" w:fill="auto"/>
            <w:tcMar>
              <w:top w:w="100" w:type="dxa"/>
              <w:left w:w="100" w:type="dxa"/>
              <w:bottom w:w="100" w:type="dxa"/>
              <w:right w:w="100" w:type="dxa"/>
            </w:tcMar>
          </w:tcPr>
          <w:p w14:paraId="1C8A4434" w14:textId="77777777" w:rsidR="006D1658" w:rsidRDefault="00000000">
            <w:pPr>
              <w:widowControl w:val="0"/>
              <w:spacing w:line="480" w:lineRule="auto"/>
              <w:jc w:val="both"/>
            </w:pPr>
            <w:r>
              <w:t>Windows 10 and 11</w:t>
            </w:r>
          </w:p>
        </w:tc>
      </w:tr>
      <w:tr w:rsidR="006D1658" w14:paraId="4F6D7DE3" w14:textId="77777777">
        <w:tc>
          <w:tcPr>
            <w:tcW w:w="4514" w:type="dxa"/>
            <w:shd w:val="clear" w:color="auto" w:fill="auto"/>
            <w:tcMar>
              <w:top w:w="100" w:type="dxa"/>
              <w:left w:w="100" w:type="dxa"/>
              <w:bottom w:w="100" w:type="dxa"/>
              <w:right w:w="100" w:type="dxa"/>
            </w:tcMar>
          </w:tcPr>
          <w:p w14:paraId="36460356" w14:textId="77777777" w:rsidR="006D1658" w:rsidRDefault="00000000">
            <w:pPr>
              <w:widowControl w:val="0"/>
              <w:spacing w:line="480" w:lineRule="auto"/>
              <w:jc w:val="both"/>
            </w:pPr>
            <w:r>
              <w:t>Output Devices</w:t>
            </w:r>
          </w:p>
        </w:tc>
        <w:tc>
          <w:tcPr>
            <w:tcW w:w="4515" w:type="dxa"/>
            <w:shd w:val="clear" w:color="auto" w:fill="auto"/>
            <w:tcMar>
              <w:top w:w="100" w:type="dxa"/>
              <w:left w:w="100" w:type="dxa"/>
              <w:bottom w:w="100" w:type="dxa"/>
              <w:right w:w="100" w:type="dxa"/>
            </w:tcMar>
          </w:tcPr>
          <w:p w14:paraId="36FAD295" w14:textId="77777777" w:rsidR="006D1658" w:rsidRDefault="00000000">
            <w:pPr>
              <w:widowControl w:val="0"/>
              <w:spacing w:line="480" w:lineRule="auto"/>
              <w:jc w:val="both"/>
            </w:pPr>
            <w:r>
              <w:t>Monitor and Printer</w:t>
            </w:r>
          </w:p>
        </w:tc>
      </w:tr>
      <w:tr w:rsidR="006D1658" w14:paraId="6EFF1376" w14:textId="77777777">
        <w:tc>
          <w:tcPr>
            <w:tcW w:w="4514" w:type="dxa"/>
            <w:shd w:val="clear" w:color="auto" w:fill="auto"/>
            <w:tcMar>
              <w:top w:w="100" w:type="dxa"/>
              <w:left w:w="100" w:type="dxa"/>
              <w:bottom w:w="100" w:type="dxa"/>
              <w:right w:w="100" w:type="dxa"/>
            </w:tcMar>
          </w:tcPr>
          <w:p w14:paraId="36834C8D" w14:textId="77777777" w:rsidR="006D1658" w:rsidRDefault="00000000">
            <w:pPr>
              <w:widowControl w:val="0"/>
              <w:spacing w:line="480" w:lineRule="auto"/>
              <w:jc w:val="both"/>
            </w:pPr>
            <w:r>
              <w:t>Storage Device</w:t>
            </w:r>
          </w:p>
        </w:tc>
        <w:tc>
          <w:tcPr>
            <w:tcW w:w="4515" w:type="dxa"/>
            <w:shd w:val="clear" w:color="auto" w:fill="auto"/>
            <w:tcMar>
              <w:top w:w="100" w:type="dxa"/>
              <w:left w:w="100" w:type="dxa"/>
              <w:bottom w:w="100" w:type="dxa"/>
              <w:right w:w="100" w:type="dxa"/>
            </w:tcMar>
          </w:tcPr>
          <w:p w14:paraId="661C83F4" w14:textId="77777777" w:rsidR="006D1658" w:rsidRDefault="00000000">
            <w:pPr>
              <w:widowControl w:val="0"/>
              <w:spacing w:line="480" w:lineRule="auto"/>
              <w:jc w:val="both"/>
            </w:pPr>
            <w:r>
              <w:t>4TB (SSD, Solid State Drive)</w:t>
            </w:r>
          </w:p>
        </w:tc>
      </w:tr>
      <w:tr w:rsidR="006D1658" w14:paraId="4E424B68" w14:textId="77777777">
        <w:tc>
          <w:tcPr>
            <w:tcW w:w="4514" w:type="dxa"/>
            <w:shd w:val="clear" w:color="auto" w:fill="auto"/>
            <w:tcMar>
              <w:top w:w="100" w:type="dxa"/>
              <w:left w:w="100" w:type="dxa"/>
              <w:bottom w:w="100" w:type="dxa"/>
              <w:right w:w="100" w:type="dxa"/>
            </w:tcMar>
          </w:tcPr>
          <w:p w14:paraId="4A9A7E51" w14:textId="77777777" w:rsidR="006D1658" w:rsidRDefault="00000000">
            <w:pPr>
              <w:widowControl w:val="0"/>
              <w:spacing w:line="480" w:lineRule="auto"/>
              <w:jc w:val="both"/>
            </w:pPr>
            <w:r>
              <w:t>Memory</w:t>
            </w:r>
          </w:p>
        </w:tc>
        <w:tc>
          <w:tcPr>
            <w:tcW w:w="4515" w:type="dxa"/>
            <w:shd w:val="clear" w:color="auto" w:fill="auto"/>
            <w:tcMar>
              <w:top w:w="100" w:type="dxa"/>
              <w:left w:w="100" w:type="dxa"/>
              <w:bottom w:w="100" w:type="dxa"/>
              <w:right w:w="100" w:type="dxa"/>
            </w:tcMar>
          </w:tcPr>
          <w:p w14:paraId="23ECCB5C" w14:textId="77777777" w:rsidR="006D1658" w:rsidRDefault="00000000">
            <w:pPr>
              <w:widowControl w:val="0"/>
              <w:spacing w:line="480" w:lineRule="auto"/>
              <w:jc w:val="both"/>
            </w:pPr>
            <w:r>
              <w:t>8GB or Higher</w:t>
            </w:r>
          </w:p>
        </w:tc>
      </w:tr>
    </w:tbl>
    <w:p w14:paraId="6053BD74" w14:textId="77777777" w:rsidR="006D1658" w:rsidRDefault="006D1658">
      <w:pPr>
        <w:spacing w:line="480" w:lineRule="auto"/>
        <w:ind w:firstLine="720"/>
        <w:jc w:val="both"/>
      </w:pPr>
    </w:p>
    <w:p w14:paraId="32220105" w14:textId="77777777" w:rsidR="00BE66AA" w:rsidRDefault="00000000">
      <w:pPr>
        <w:spacing w:line="480" w:lineRule="auto"/>
        <w:ind w:firstLine="720"/>
        <w:jc w:val="both"/>
      </w:pPr>
      <w:r>
        <w:tab/>
      </w:r>
    </w:p>
    <w:p w14:paraId="2CDF3D93" w14:textId="77777777" w:rsidR="00BE66AA" w:rsidRDefault="00BE66AA">
      <w:pPr>
        <w:spacing w:line="480" w:lineRule="auto"/>
        <w:ind w:firstLine="720"/>
        <w:jc w:val="both"/>
      </w:pPr>
    </w:p>
    <w:p w14:paraId="079801D5" w14:textId="1DC1BF93" w:rsidR="006D1658" w:rsidRDefault="00000000">
      <w:pPr>
        <w:spacing w:line="480" w:lineRule="auto"/>
        <w:ind w:firstLine="720"/>
        <w:jc w:val="both"/>
      </w:pPr>
      <w:r>
        <w:lastRenderedPageBreak/>
        <w:t>Table 3</w:t>
      </w:r>
      <w:del w:id="132" w:author="SAPUL Ma. Shiela C." w:date="2024-05-24T11:02:00Z" w16du:dateUtc="2024-05-24T03:02:00Z">
        <w:r w:rsidDel="00BE66AA">
          <w:delText>.</w:delText>
        </w:r>
      </w:del>
      <w:r>
        <w:t xml:space="preserve"> </w:t>
      </w:r>
      <w:commentRangeStart w:id="133"/>
      <w:r>
        <w:t>contains</w:t>
      </w:r>
      <w:commentRangeEnd w:id="133"/>
      <w:r w:rsidR="00BE66AA">
        <w:rPr>
          <w:rStyle w:val="CommentReference"/>
        </w:rPr>
        <w:commentReference w:id="133"/>
      </w:r>
      <w:r>
        <w:t xml:space="preserve"> the minimum hardware requirements for the client.</w:t>
      </w:r>
    </w:p>
    <w:p w14:paraId="68F8D92D" w14:textId="77777777" w:rsidR="00BE66AA" w:rsidRDefault="00BE66AA" w:rsidP="00BE66AA">
      <w:pPr>
        <w:spacing w:line="480" w:lineRule="auto"/>
        <w:ind w:firstLine="720"/>
        <w:jc w:val="center"/>
        <w:rPr>
          <w:ins w:id="134" w:author="SAPUL Ma. Shiela C." w:date="2024-05-24T11:02:00Z" w16du:dateUtc="2024-05-24T03:02:00Z"/>
        </w:rPr>
      </w:pPr>
    </w:p>
    <w:p w14:paraId="6D8AF110" w14:textId="7E4CF250" w:rsidR="006D1658" w:rsidRDefault="00000000" w:rsidP="00BE66AA">
      <w:pPr>
        <w:spacing w:line="480" w:lineRule="auto"/>
        <w:ind w:firstLine="720"/>
        <w:jc w:val="center"/>
        <w:pPrChange w:id="135" w:author="SAPUL Ma. Shiela C." w:date="2024-05-24T11:02:00Z" w16du:dateUtc="2024-05-24T03:02:00Z">
          <w:pPr>
            <w:spacing w:line="480" w:lineRule="auto"/>
            <w:ind w:firstLine="720"/>
            <w:jc w:val="both"/>
          </w:pPr>
        </w:pPrChange>
      </w:pPr>
      <w:r>
        <w:t>Table 3. Hardware Requirement Client Side</w:t>
      </w: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D1658" w14:paraId="1BAE6AB8" w14:textId="77777777">
        <w:trPr>
          <w:trHeight w:val="420"/>
        </w:trPr>
        <w:tc>
          <w:tcPr>
            <w:tcW w:w="9029" w:type="dxa"/>
            <w:gridSpan w:val="2"/>
            <w:shd w:val="clear" w:color="auto" w:fill="auto"/>
            <w:tcMar>
              <w:top w:w="100" w:type="dxa"/>
              <w:left w:w="100" w:type="dxa"/>
              <w:bottom w:w="100" w:type="dxa"/>
              <w:right w:w="100" w:type="dxa"/>
            </w:tcMar>
          </w:tcPr>
          <w:p w14:paraId="064EE4DB" w14:textId="77777777" w:rsidR="006D1658" w:rsidRDefault="00000000">
            <w:pPr>
              <w:widowControl w:val="0"/>
              <w:spacing w:line="480" w:lineRule="auto"/>
              <w:jc w:val="both"/>
            </w:pPr>
            <w:r>
              <w:t>Client Side</w:t>
            </w:r>
          </w:p>
        </w:tc>
      </w:tr>
      <w:tr w:rsidR="006D1658" w14:paraId="6EE8F0A0" w14:textId="77777777">
        <w:tc>
          <w:tcPr>
            <w:tcW w:w="4514" w:type="dxa"/>
            <w:shd w:val="clear" w:color="auto" w:fill="auto"/>
            <w:tcMar>
              <w:top w:w="100" w:type="dxa"/>
              <w:left w:w="100" w:type="dxa"/>
              <w:bottom w:w="100" w:type="dxa"/>
              <w:right w:w="100" w:type="dxa"/>
            </w:tcMar>
          </w:tcPr>
          <w:p w14:paraId="0D40E16D" w14:textId="77777777" w:rsidR="006D1658" w:rsidRDefault="00000000">
            <w:pPr>
              <w:widowControl w:val="0"/>
              <w:spacing w:line="480" w:lineRule="auto"/>
              <w:jc w:val="both"/>
            </w:pPr>
            <w:r>
              <w:t>CPU Type/Model</w:t>
            </w:r>
          </w:p>
        </w:tc>
        <w:tc>
          <w:tcPr>
            <w:tcW w:w="4515" w:type="dxa"/>
            <w:shd w:val="clear" w:color="auto" w:fill="auto"/>
            <w:tcMar>
              <w:top w:w="100" w:type="dxa"/>
              <w:left w:w="100" w:type="dxa"/>
              <w:bottom w:w="100" w:type="dxa"/>
              <w:right w:w="100" w:type="dxa"/>
            </w:tcMar>
          </w:tcPr>
          <w:p w14:paraId="0D14B824" w14:textId="77777777" w:rsidR="006D1658" w:rsidRDefault="00000000">
            <w:pPr>
              <w:widowControl w:val="0"/>
              <w:spacing w:line="480" w:lineRule="auto"/>
              <w:jc w:val="both"/>
            </w:pPr>
            <w:r>
              <w:t>Intel Core i3-10510Y Processor</w:t>
            </w:r>
          </w:p>
        </w:tc>
      </w:tr>
      <w:tr w:rsidR="006D1658" w14:paraId="6D020E85" w14:textId="77777777">
        <w:tc>
          <w:tcPr>
            <w:tcW w:w="4514" w:type="dxa"/>
            <w:shd w:val="clear" w:color="auto" w:fill="auto"/>
            <w:tcMar>
              <w:top w:w="100" w:type="dxa"/>
              <w:left w:w="100" w:type="dxa"/>
              <w:bottom w:w="100" w:type="dxa"/>
              <w:right w:w="100" w:type="dxa"/>
            </w:tcMar>
          </w:tcPr>
          <w:p w14:paraId="79642920" w14:textId="77777777" w:rsidR="006D1658" w:rsidRDefault="00000000">
            <w:pPr>
              <w:widowControl w:val="0"/>
              <w:spacing w:line="480" w:lineRule="auto"/>
              <w:jc w:val="both"/>
            </w:pPr>
            <w:r>
              <w:t>Input Devices</w:t>
            </w:r>
          </w:p>
        </w:tc>
        <w:tc>
          <w:tcPr>
            <w:tcW w:w="4515" w:type="dxa"/>
            <w:shd w:val="clear" w:color="auto" w:fill="auto"/>
            <w:tcMar>
              <w:top w:w="100" w:type="dxa"/>
              <w:left w:w="100" w:type="dxa"/>
              <w:bottom w:w="100" w:type="dxa"/>
              <w:right w:w="100" w:type="dxa"/>
            </w:tcMar>
          </w:tcPr>
          <w:p w14:paraId="128AAC56" w14:textId="77777777" w:rsidR="006D1658" w:rsidRDefault="00000000">
            <w:pPr>
              <w:widowControl w:val="0"/>
              <w:spacing w:line="480" w:lineRule="auto"/>
              <w:jc w:val="both"/>
            </w:pPr>
            <w:r>
              <w:t>Mouse and Keyboard</w:t>
            </w:r>
          </w:p>
        </w:tc>
      </w:tr>
      <w:tr w:rsidR="006D1658" w14:paraId="6AD38D95" w14:textId="77777777">
        <w:tc>
          <w:tcPr>
            <w:tcW w:w="4514" w:type="dxa"/>
            <w:shd w:val="clear" w:color="auto" w:fill="auto"/>
            <w:tcMar>
              <w:top w:w="100" w:type="dxa"/>
              <w:left w:w="100" w:type="dxa"/>
              <w:bottom w:w="100" w:type="dxa"/>
              <w:right w:w="100" w:type="dxa"/>
            </w:tcMar>
          </w:tcPr>
          <w:p w14:paraId="02F3F5C3" w14:textId="77777777" w:rsidR="006D1658" w:rsidRDefault="00000000">
            <w:pPr>
              <w:widowControl w:val="0"/>
              <w:spacing w:line="480" w:lineRule="auto"/>
              <w:jc w:val="both"/>
            </w:pPr>
            <w:r>
              <w:t>Operating System</w:t>
            </w:r>
          </w:p>
        </w:tc>
        <w:tc>
          <w:tcPr>
            <w:tcW w:w="4515" w:type="dxa"/>
            <w:shd w:val="clear" w:color="auto" w:fill="auto"/>
            <w:tcMar>
              <w:top w:w="100" w:type="dxa"/>
              <w:left w:w="100" w:type="dxa"/>
              <w:bottom w:w="100" w:type="dxa"/>
              <w:right w:w="100" w:type="dxa"/>
            </w:tcMar>
          </w:tcPr>
          <w:p w14:paraId="6427ED9D" w14:textId="77777777" w:rsidR="006D1658" w:rsidRDefault="00000000">
            <w:pPr>
              <w:widowControl w:val="0"/>
              <w:spacing w:line="480" w:lineRule="auto"/>
              <w:jc w:val="both"/>
            </w:pPr>
            <w:r>
              <w:t>Windows 10 and 11</w:t>
            </w:r>
          </w:p>
        </w:tc>
      </w:tr>
      <w:tr w:rsidR="006D1658" w14:paraId="38FCFEBD" w14:textId="77777777">
        <w:tc>
          <w:tcPr>
            <w:tcW w:w="4514" w:type="dxa"/>
            <w:shd w:val="clear" w:color="auto" w:fill="auto"/>
            <w:tcMar>
              <w:top w:w="100" w:type="dxa"/>
              <w:left w:w="100" w:type="dxa"/>
              <w:bottom w:w="100" w:type="dxa"/>
              <w:right w:w="100" w:type="dxa"/>
            </w:tcMar>
          </w:tcPr>
          <w:p w14:paraId="50EB6D09" w14:textId="77777777" w:rsidR="006D1658" w:rsidRDefault="00000000">
            <w:pPr>
              <w:widowControl w:val="0"/>
              <w:spacing w:line="480" w:lineRule="auto"/>
              <w:jc w:val="both"/>
            </w:pPr>
            <w:r>
              <w:t>Output Devices</w:t>
            </w:r>
          </w:p>
        </w:tc>
        <w:tc>
          <w:tcPr>
            <w:tcW w:w="4515" w:type="dxa"/>
            <w:shd w:val="clear" w:color="auto" w:fill="auto"/>
            <w:tcMar>
              <w:top w:w="100" w:type="dxa"/>
              <w:left w:w="100" w:type="dxa"/>
              <w:bottom w:w="100" w:type="dxa"/>
              <w:right w:w="100" w:type="dxa"/>
            </w:tcMar>
          </w:tcPr>
          <w:p w14:paraId="72C2DF4A" w14:textId="77777777" w:rsidR="006D1658" w:rsidRDefault="00000000">
            <w:pPr>
              <w:widowControl w:val="0"/>
              <w:spacing w:line="480" w:lineRule="auto"/>
              <w:jc w:val="both"/>
            </w:pPr>
            <w:r>
              <w:t>Monitor and Printer</w:t>
            </w:r>
          </w:p>
        </w:tc>
      </w:tr>
      <w:tr w:rsidR="006D1658" w14:paraId="606067CD" w14:textId="77777777">
        <w:tc>
          <w:tcPr>
            <w:tcW w:w="4514" w:type="dxa"/>
            <w:shd w:val="clear" w:color="auto" w:fill="auto"/>
            <w:tcMar>
              <w:top w:w="100" w:type="dxa"/>
              <w:left w:w="100" w:type="dxa"/>
              <w:bottom w:w="100" w:type="dxa"/>
              <w:right w:w="100" w:type="dxa"/>
            </w:tcMar>
          </w:tcPr>
          <w:p w14:paraId="5CC55F04" w14:textId="77777777" w:rsidR="006D1658" w:rsidRDefault="00000000">
            <w:pPr>
              <w:widowControl w:val="0"/>
              <w:spacing w:line="480" w:lineRule="auto"/>
              <w:jc w:val="both"/>
            </w:pPr>
            <w:r>
              <w:t>Storage Device</w:t>
            </w:r>
          </w:p>
        </w:tc>
        <w:tc>
          <w:tcPr>
            <w:tcW w:w="4515" w:type="dxa"/>
            <w:shd w:val="clear" w:color="auto" w:fill="auto"/>
            <w:tcMar>
              <w:top w:w="100" w:type="dxa"/>
              <w:left w:w="100" w:type="dxa"/>
              <w:bottom w:w="100" w:type="dxa"/>
              <w:right w:w="100" w:type="dxa"/>
            </w:tcMar>
          </w:tcPr>
          <w:p w14:paraId="1ADB0BCD" w14:textId="77777777" w:rsidR="006D1658" w:rsidRDefault="00000000">
            <w:pPr>
              <w:widowControl w:val="0"/>
              <w:spacing w:line="480" w:lineRule="auto"/>
              <w:jc w:val="both"/>
            </w:pPr>
            <w:r>
              <w:t>1TB (SSD, Solid State Drive)</w:t>
            </w:r>
          </w:p>
        </w:tc>
      </w:tr>
      <w:tr w:rsidR="006D1658" w14:paraId="0B6101E9" w14:textId="77777777">
        <w:tc>
          <w:tcPr>
            <w:tcW w:w="4514" w:type="dxa"/>
            <w:shd w:val="clear" w:color="auto" w:fill="auto"/>
            <w:tcMar>
              <w:top w:w="100" w:type="dxa"/>
              <w:left w:w="100" w:type="dxa"/>
              <w:bottom w:w="100" w:type="dxa"/>
              <w:right w:w="100" w:type="dxa"/>
            </w:tcMar>
          </w:tcPr>
          <w:p w14:paraId="6D7B0361" w14:textId="77777777" w:rsidR="006D1658" w:rsidRDefault="00000000">
            <w:pPr>
              <w:widowControl w:val="0"/>
              <w:spacing w:line="480" w:lineRule="auto"/>
              <w:jc w:val="both"/>
            </w:pPr>
            <w:r>
              <w:t>Memory</w:t>
            </w:r>
          </w:p>
        </w:tc>
        <w:tc>
          <w:tcPr>
            <w:tcW w:w="4515" w:type="dxa"/>
            <w:shd w:val="clear" w:color="auto" w:fill="auto"/>
            <w:tcMar>
              <w:top w:w="100" w:type="dxa"/>
              <w:left w:w="100" w:type="dxa"/>
              <w:bottom w:w="100" w:type="dxa"/>
              <w:right w:w="100" w:type="dxa"/>
            </w:tcMar>
          </w:tcPr>
          <w:p w14:paraId="233D8D43" w14:textId="77777777" w:rsidR="006D1658" w:rsidRDefault="00000000">
            <w:pPr>
              <w:widowControl w:val="0"/>
              <w:spacing w:line="480" w:lineRule="auto"/>
              <w:jc w:val="both"/>
            </w:pPr>
            <w:r>
              <w:t>8GB</w:t>
            </w:r>
          </w:p>
        </w:tc>
      </w:tr>
    </w:tbl>
    <w:p w14:paraId="2392EE76" w14:textId="77777777" w:rsidR="006D1658" w:rsidRDefault="006D1658">
      <w:pPr>
        <w:spacing w:line="480" w:lineRule="auto"/>
        <w:jc w:val="both"/>
      </w:pPr>
    </w:p>
    <w:p w14:paraId="56D2DBCA" w14:textId="77777777" w:rsidR="006D1658" w:rsidRDefault="006D1658">
      <w:pPr>
        <w:spacing w:line="480" w:lineRule="auto"/>
        <w:jc w:val="both"/>
      </w:pPr>
    </w:p>
    <w:p w14:paraId="7246B3B0" w14:textId="77777777" w:rsidR="006D1658" w:rsidRDefault="00000000">
      <w:pPr>
        <w:spacing w:line="480" w:lineRule="auto"/>
        <w:jc w:val="both"/>
      </w:pPr>
      <w:r>
        <w:t>Software Specification</w:t>
      </w:r>
    </w:p>
    <w:p w14:paraId="1D6868F1" w14:textId="06E9513B" w:rsidR="006D1658" w:rsidRDefault="00000000">
      <w:pPr>
        <w:spacing w:line="480" w:lineRule="auto"/>
        <w:ind w:left="720" w:firstLine="720"/>
        <w:jc w:val="both"/>
      </w:pPr>
      <w:r>
        <w:t xml:space="preserve">Table 4 contains the software tools used </w:t>
      </w:r>
      <w:r w:rsidR="00BE66AA">
        <w:t>to develop</w:t>
      </w:r>
      <w:r>
        <w:t xml:space="preserve"> the system.</w:t>
      </w:r>
    </w:p>
    <w:p w14:paraId="498E9EB9" w14:textId="77777777" w:rsidR="006D1658" w:rsidRDefault="00000000">
      <w:pPr>
        <w:spacing w:line="480" w:lineRule="auto"/>
        <w:ind w:firstLine="720"/>
        <w:jc w:val="both"/>
      </w:pPr>
      <w:r>
        <w:t>Table 4. Software Specification</w:t>
      </w:r>
    </w:p>
    <w:tbl>
      <w:tblPr>
        <w:tblStyle w:val="a2"/>
        <w:tblW w:w="90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8"/>
        <w:gridCol w:w="4510"/>
      </w:tblGrid>
      <w:tr w:rsidR="006D1658" w14:paraId="1CF08039" w14:textId="77777777">
        <w:trPr>
          <w:trHeight w:val="328"/>
        </w:trPr>
        <w:tc>
          <w:tcPr>
            <w:tcW w:w="4508" w:type="dxa"/>
            <w:shd w:val="clear" w:color="auto" w:fill="auto"/>
            <w:tcMar>
              <w:top w:w="100" w:type="dxa"/>
              <w:left w:w="100" w:type="dxa"/>
              <w:bottom w:w="100" w:type="dxa"/>
              <w:right w:w="100" w:type="dxa"/>
            </w:tcMar>
          </w:tcPr>
          <w:p w14:paraId="7F6BE962" w14:textId="77777777" w:rsidR="006D1658" w:rsidRDefault="00000000">
            <w:pPr>
              <w:widowControl w:val="0"/>
              <w:spacing w:line="480" w:lineRule="auto"/>
              <w:jc w:val="both"/>
            </w:pPr>
            <w:r>
              <w:t>Operating System</w:t>
            </w:r>
          </w:p>
        </w:tc>
        <w:tc>
          <w:tcPr>
            <w:tcW w:w="4510" w:type="dxa"/>
            <w:shd w:val="clear" w:color="auto" w:fill="auto"/>
            <w:tcMar>
              <w:top w:w="100" w:type="dxa"/>
              <w:left w:w="100" w:type="dxa"/>
              <w:bottom w:w="100" w:type="dxa"/>
              <w:right w:w="100" w:type="dxa"/>
            </w:tcMar>
          </w:tcPr>
          <w:p w14:paraId="69E54E0F" w14:textId="77777777" w:rsidR="006D1658" w:rsidRDefault="00000000">
            <w:pPr>
              <w:widowControl w:val="0"/>
              <w:spacing w:line="480" w:lineRule="auto"/>
              <w:jc w:val="both"/>
            </w:pPr>
            <w:r>
              <w:t xml:space="preserve">MacOS </w:t>
            </w:r>
          </w:p>
        </w:tc>
      </w:tr>
      <w:tr w:rsidR="006D1658" w14:paraId="592E05DF" w14:textId="77777777">
        <w:trPr>
          <w:trHeight w:val="343"/>
        </w:trPr>
        <w:tc>
          <w:tcPr>
            <w:tcW w:w="4508" w:type="dxa"/>
            <w:shd w:val="clear" w:color="auto" w:fill="auto"/>
            <w:tcMar>
              <w:top w:w="100" w:type="dxa"/>
              <w:left w:w="100" w:type="dxa"/>
              <w:bottom w:w="100" w:type="dxa"/>
              <w:right w:w="100" w:type="dxa"/>
            </w:tcMar>
          </w:tcPr>
          <w:p w14:paraId="5173DE54" w14:textId="6CC0A7CD" w:rsidR="006D1658" w:rsidRDefault="00000000">
            <w:pPr>
              <w:widowControl w:val="0"/>
              <w:spacing w:line="480" w:lineRule="auto"/>
              <w:jc w:val="both"/>
            </w:pPr>
            <w:r>
              <w:t>Back</w:t>
            </w:r>
            <w:ins w:id="136" w:author="SAPUL Ma. Shiela C." w:date="2024-05-24T11:03:00Z" w16du:dateUtc="2024-05-24T03:03:00Z">
              <w:r w:rsidR="00BE66AA">
                <w:t>-</w:t>
              </w:r>
            </w:ins>
            <w:r w:rsidR="00BE66AA">
              <w:t>e</w:t>
            </w:r>
            <w:r>
              <w:t>nd</w:t>
            </w:r>
          </w:p>
        </w:tc>
        <w:tc>
          <w:tcPr>
            <w:tcW w:w="4510" w:type="dxa"/>
            <w:shd w:val="clear" w:color="auto" w:fill="auto"/>
            <w:tcMar>
              <w:top w:w="100" w:type="dxa"/>
              <w:left w:w="100" w:type="dxa"/>
              <w:bottom w:w="100" w:type="dxa"/>
              <w:right w:w="100" w:type="dxa"/>
            </w:tcMar>
          </w:tcPr>
          <w:p w14:paraId="65250B43" w14:textId="77777777" w:rsidR="006D1658" w:rsidRDefault="00000000">
            <w:pPr>
              <w:widowControl w:val="0"/>
              <w:spacing w:line="480" w:lineRule="auto"/>
              <w:jc w:val="both"/>
            </w:pPr>
            <w:r>
              <w:t>Python using Flask</w:t>
            </w:r>
          </w:p>
        </w:tc>
      </w:tr>
      <w:tr w:rsidR="006D1658" w14:paraId="4B7DA961" w14:textId="77777777">
        <w:trPr>
          <w:trHeight w:val="328"/>
        </w:trPr>
        <w:tc>
          <w:tcPr>
            <w:tcW w:w="4508" w:type="dxa"/>
            <w:shd w:val="clear" w:color="auto" w:fill="auto"/>
            <w:tcMar>
              <w:top w:w="100" w:type="dxa"/>
              <w:left w:w="100" w:type="dxa"/>
              <w:bottom w:w="100" w:type="dxa"/>
              <w:right w:w="100" w:type="dxa"/>
            </w:tcMar>
          </w:tcPr>
          <w:p w14:paraId="55A41181" w14:textId="77777777" w:rsidR="006D1658" w:rsidRDefault="00000000">
            <w:pPr>
              <w:widowControl w:val="0"/>
              <w:spacing w:line="480" w:lineRule="auto"/>
              <w:jc w:val="both"/>
            </w:pPr>
            <w:r>
              <w:t>Front-End</w:t>
            </w:r>
          </w:p>
        </w:tc>
        <w:tc>
          <w:tcPr>
            <w:tcW w:w="4510" w:type="dxa"/>
            <w:shd w:val="clear" w:color="auto" w:fill="auto"/>
            <w:tcMar>
              <w:top w:w="100" w:type="dxa"/>
              <w:left w:w="100" w:type="dxa"/>
              <w:bottom w:w="100" w:type="dxa"/>
              <w:right w:w="100" w:type="dxa"/>
            </w:tcMar>
          </w:tcPr>
          <w:p w14:paraId="1240655F" w14:textId="77777777" w:rsidR="006D1658" w:rsidRDefault="00000000">
            <w:pPr>
              <w:widowControl w:val="0"/>
              <w:spacing w:line="480" w:lineRule="auto"/>
              <w:jc w:val="both"/>
            </w:pPr>
            <w:r>
              <w:t>Html, Bootstrap, JavaScript</w:t>
            </w:r>
          </w:p>
        </w:tc>
      </w:tr>
    </w:tbl>
    <w:p w14:paraId="2ED7CD19" w14:textId="77777777" w:rsidR="006D1658" w:rsidRDefault="006D1658">
      <w:pPr>
        <w:spacing w:line="480" w:lineRule="auto"/>
        <w:jc w:val="both"/>
      </w:pPr>
    </w:p>
    <w:p w14:paraId="27E41046" w14:textId="0D67DBC8" w:rsidR="006D1658" w:rsidRDefault="00000000">
      <w:pPr>
        <w:spacing w:line="480" w:lineRule="auto"/>
        <w:jc w:val="both"/>
        <w:rPr>
          <w:i/>
        </w:rPr>
      </w:pPr>
      <w:r>
        <w:rPr>
          <w:i/>
        </w:rPr>
        <w:t>Back</w:t>
      </w:r>
      <w:ins w:id="137" w:author="SAPUL Ma. Shiela C." w:date="2024-05-24T11:03:00Z" w16du:dateUtc="2024-05-24T03:03:00Z">
        <w:r w:rsidR="00BE66AA">
          <w:rPr>
            <w:i/>
          </w:rPr>
          <w:t>-</w:t>
        </w:r>
      </w:ins>
      <w:r w:rsidR="00BE66AA">
        <w:rPr>
          <w:i/>
        </w:rPr>
        <w:t>e</w:t>
      </w:r>
      <w:r>
        <w:rPr>
          <w:i/>
        </w:rPr>
        <w:t>nd: Python</w:t>
      </w:r>
    </w:p>
    <w:p w14:paraId="73511F40" w14:textId="7A9B21AD" w:rsidR="006D1658" w:rsidRDefault="00000000">
      <w:pPr>
        <w:spacing w:line="480" w:lineRule="auto"/>
        <w:ind w:firstLine="720"/>
        <w:jc w:val="both"/>
      </w:pPr>
      <w:r>
        <w:lastRenderedPageBreak/>
        <w:t xml:space="preserve">Python </w:t>
      </w:r>
      <w:ins w:id="138" w:author="SAPUL Ma. Shiela C." w:date="2024-05-24T11:36:00Z" w16du:dateUtc="2024-05-24T03:36:00Z">
        <w:r w:rsidR="00BE66AA">
          <w:t>i</w:t>
        </w:r>
      </w:ins>
      <w:r>
        <w:t xml:space="preserve">s a dynamic programming language renowned for its versatility across </w:t>
      </w:r>
      <w:ins w:id="139" w:author="SAPUL Ma. Shiela C." w:date="2024-05-24T11:36:00Z" w16du:dateUtc="2024-05-24T03:36:00Z">
        <w:r w:rsidR="00BE66AA">
          <w:t>various</w:t>
        </w:r>
      </w:ins>
      <w:r>
        <w:t xml:space="preserve"> applications. Its readability, characterized by a clear and intuitive syntax, facilitates easier comprehension and maintenance of code. Moreover, Python's full modularity allows developers to organize and structure their programs efficiently, enhancing scalability and maintainability. Additionally, Python offers a rich ecosystem of libraries and extension capabilities, providing access to </w:t>
      </w:r>
      <w:ins w:id="140" w:author="SAPUL Ma. Shiela C." w:date="2024-05-24T11:36:00Z" w16du:dateUtc="2024-05-24T03:36:00Z">
        <w:r w:rsidR="00BE66AA">
          <w:t>many</w:t>
        </w:r>
      </w:ins>
      <w:r>
        <w:t xml:space="preserve"> tools and functionalities to </w:t>
      </w:r>
      <w:ins w:id="141" w:author="SAPUL Ma. Shiela C." w:date="2024-05-24T11:37:00Z" w16du:dateUtc="2024-05-24T03:37:00Z">
        <w:r w:rsidR="00BE66AA">
          <w:t>streamline development processes further</w:t>
        </w:r>
      </w:ins>
      <w:ins w:id="142" w:author="SAPUL Ma. Shiela C." w:date="2024-05-24T11:36:00Z" w16du:dateUtc="2024-05-24T03:36:00Z">
        <w:r w:rsidR="00BE66AA">
          <w:t xml:space="preserve"> and expand the language's capabilities</w:t>
        </w:r>
      </w:ins>
      <w:r>
        <w:t>. (python.org).</w:t>
      </w:r>
    </w:p>
    <w:p w14:paraId="0A28C194" w14:textId="034F58BA" w:rsidR="006D1658" w:rsidRDefault="00BE66AA">
      <w:pPr>
        <w:spacing w:line="480" w:lineRule="auto"/>
        <w:ind w:firstLine="720"/>
        <w:jc w:val="both"/>
      </w:pPr>
      <w:ins w:id="143" w:author="SAPUL Ma. Shiela C." w:date="2024-05-24T11:37:00Z" w16du:dateUtc="2024-05-24T03:37:00Z">
        <w:r>
          <w:t>Python uses an interpreter to execute the final code, like many other programming languages</w:t>
        </w:r>
      </w:ins>
      <w:r w:rsidR="00000000">
        <w:t xml:space="preserve">. Additionally, Python boasts scalability as a notable feature. </w:t>
      </w:r>
      <w:ins w:id="144" w:author="SAPUL Ma. Shiela C." w:date="2024-05-24T11:04:00Z" w16du:dateUtc="2024-05-24T03:04:00Z">
        <w:r>
          <w:t>Scalability</w:t>
        </w:r>
      </w:ins>
      <w:r w:rsidR="00000000">
        <w:t xml:space="preserve"> means that a program built with Python can maintain its structure seamlessly, even as it transitions from a simple application to a comprehensive corporate program (Whitman, 2021).</w:t>
      </w:r>
    </w:p>
    <w:p w14:paraId="589710D3" w14:textId="77777777" w:rsidR="006D1658" w:rsidRDefault="00000000">
      <w:pPr>
        <w:spacing w:line="480" w:lineRule="auto"/>
        <w:ind w:firstLine="720"/>
        <w:jc w:val="both"/>
      </w:pPr>
      <w:r>
        <w:t>Python is favored in web development due to its abundance of frameworks like Django and Flask, which streamline development. Its simplicity and readability reduce coding time and debugging efforts. Additionally, Python's extensive library and compatibility with other technologies make it an efficient choice for building robust web applications.</w:t>
      </w:r>
    </w:p>
    <w:p w14:paraId="366D4220" w14:textId="3CBFD7AE" w:rsidR="006D1658" w:rsidRDefault="00000000">
      <w:pPr>
        <w:spacing w:line="480" w:lineRule="auto"/>
        <w:ind w:firstLine="720"/>
        <w:jc w:val="both"/>
      </w:pPr>
      <w:r>
        <w:t>Flask, recognized as a lightweight micro-framework developed using Python, serves as a highly practical tool for crafting web applications. Its lightweight nature ensures minimal overhead, making it particularly suitable for projects w</w:t>
      </w:r>
      <w:ins w:id="145" w:author="SAPUL Ma. Shiela C." w:date="2024-05-24T11:04:00Z" w16du:dateUtc="2024-05-24T03:04:00Z">
        <w:r w:rsidR="00BE66AA">
          <w:t>ith paramount efficiency and simplicity</w:t>
        </w:r>
      </w:ins>
      <w:r>
        <w:t xml:space="preserve">. Despite its simplicity, Flask offers a versatile set of features that can accommodate the needs of both small-scale and more complex applications. Its intuitive design allows developers to </w:t>
      </w:r>
      <w:ins w:id="146" w:author="SAPUL Ma. Shiela C." w:date="2024-05-24T11:04:00Z" w16du:dateUtc="2024-05-24T03:04:00Z">
        <w:r w:rsidR="00BE66AA">
          <w:t>start building web applications quickly. At the same time,</w:t>
        </w:r>
      </w:ins>
      <w:r>
        <w:t xml:space="preserve"> its robust scalability ensures it can effectively handle the demands of larger and more intricate projects as they grow (palletsprojects.com).</w:t>
      </w:r>
    </w:p>
    <w:p w14:paraId="188E8671" w14:textId="3942C201" w:rsidR="006D1658" w:rsidRDefault="00000000">
      <w:pPr>
        <w:spacing w:line="480" w:lineRule="auto"/>
        <w:ind w:firstLine="720"/>
        <w:jc w:val="both"/>
      </w:pPr>
      <w:r>
        <w:lastRenderedPageBreak/>
        <w:t>The researchers aimed to gain essential coding skills for machine learning and thus sought a programming language and framework with a manageable learning curve. Python was chosen for its wealth of available resources. Additionally, the research team selected the Flask framework because of its perceived ease of learning and usage</w:t>
      </w:r>
      <w:ins w:id="147" w:author="SAPUL Ma. Shiela C." w:date="2024-05-24T11:05:00Z" w16du:dateUtc="2024-05-24T03:05:00Z">
        <w:r w:rsidR="00BE66AA">
          <w:t xml:space="preserve"> and</w:t>
        </w:r>
      </w:ins>
      <w:r>
        <w:t xml:space="preserve"> its lightweight nature compared to alternative frameworks.</w:t>
      </w:r>
    </w:p>
    <w:p w14:paraId="2EC85519" w14:textId="60BD9018" w:rsidR="006D1658" w:rsidRDefault="00000000">
      <w:pPr>
        <w:spacing w:line="480" w:lineRule="auto"/>
        <w:jc w:val="both"/>
        <w:rPr>
          <w:i/>
        </w:rPr>
      </w:pPr>
      <w:r>
        <w:rPr>
          <w:i/>
        </w:rPr>
        <w:t>Front-</w:t>
      </w:r>
      <w:del w:id="148" w:author="SAPUL Ma. Shiela C." w:date="2024-05-24T11:05:00Z" w16du:dateUtc="2024-05-24T03:05:00Z">
        <w:r w:rsidDel="00BE66AA">
          <w:rPr>
            <w:i/>
          </w:rPr>
          <w:delText xml:space="preserve"> </w:delText>
        </w:r>
      </w:del>
      <w:r>
        <w:rPr>
          <w:i/>
        </w:rPr>
        <w:t>End: HTML</w:t>
      </w:r>
    </w:p>
    <w:p w14:paraId="567574D3" w14:textId="0D67EC0F" w:rsidR="006D1658" w:rsidRDefault="00000000">
      <w:pPr>
        <w:spacing w:line="480" w:lineRule="auto"/>
        <w:ind w:firstLine="720"/>
        <w:jc w:val="both"/>
      </w:pPr>
      <w:r>
        <w:t xml:space="preserve">HTML (Hypertext Markup Language) </w:t>
      </w:r>
      <w:ins w:id="149" w:author="SAPUL Ma. Shiela C." w:date="2024-05-24T11:05:00Z" w16du:dateUtc="2024-05-24T03:05:00Z">
        <w:r w:rsidR="00BE66AA">
          <w:t>is the foundational language for crafting most</w:t>
        </w:r>
      </w:ins>
      <w:r>
        <w:t xml:space="preserve"> web pages and online applications. Within HTML, hypertext denotes text that directs users to other related pieces of content, while markup language encompasses symbols instructing web servers on document style and structure. Developers utilize HTML code to dictate the appearance and arrangement of web page components like text, links, and multimedia elements within browsers. (Sarosa, 2022).</w:t>
      </w:r>
    </w:p>
    <w:p w14:paraId="730FAD33" w14:textId="38908EBA" w:rsidR="006D1658" w:rsidRDefault="00000000">
      <w:pPr>
        <w:spacing w:line="480" w:lineRule="auto"/>
        <w:ind w:firstLine="720"/>
        <w:jc w:val="both"/>
      </w:pPr>
      <w:r>
        <w:t xml:space="preserve">HTML is essential for creating the user interface and displaying data analysis results. It enables access through web browsers, </w:t>
      </w:r>
      <w:ins w:id="150" w:author="SAPUL Ma. Shiela C." w:date="2024-05-24T11:05:00Z" w16du:dateUtc="2024-05-24T03:05:00Z">
        <w:r w:rsidR="00BE66AA">
          <w:t>broaden</w:t>
        </w:r>
        <w:r w:rsidR="00BE66AA">
          <w:t>s</w:t>
        </w:r>
        <w:r w:rsidR="00BE66AA">
          <w:t xml:space="preserve"> </w:t>
        </w:r>
      </w:ins>
      <w:r>
        <w:t>the audience reach, and ensures a standardized format for presenting information, enhancing user readability and comprehension.</w:t>
      </w:r>
    </w:p>
    <w:p w14:paraId="3B74629B" w14:textId="77777777" w:rsidR="006D1658" w:rsidRDefault="006D1658">
      <w:pPr>
        <w:spacing w:line="480" w:lineRule="auto"/>
        <w:ind w:firstLine="720"/>
        <w:jc w:val="both"/>
      </w:pPr>
    </w:p>
    <w:p w14:paraId="7AF7AF7E" w14:textId="77777777" w:rsidR="006D1658" w:rsidRDefault="00000000">
      <w:pPr>
        <w:spacing w:line="480" w:lineRule="auto"/>
        <w:jc w:val="both"/>
        <w:rPr>
          <w:i/>
        </w:rPr>
      </w:pPr>
      <w:r>
        <w:rPr>
          <w:i/>
        </w:rPr>
        <w:t>Front- End: Bootstrap</w:t>
      </w:r>
    </w:p>
    <w:p w14:paraId="0B147727" w14:textId="6987666C" w:rsidR="006D1658" w:rsidRDefault="00000000">
      <w:pPr>
        <w:shd w:val="clear" w:color="auto" w:fill="FFFFFF"/>
        <w:spacing w:before="60" w:after="280" w:line="480" w:lineRule="auto"/>
        <w:ind w:firstLine="720"/>
        <w:jc w:val="both"/>
      </w:pPr>
      <w:r>
        <w:t xml:space="preserve">Bootstrap, developed by Mark Otto and Jacob Thornton at Twitter, stands out as the most popular framework for building </w:t>
      </w:r>
      <w:ins w:id="151" w:author="SAPUL Ma. Shiela C." w:date="2024-05-24T11:05:00Z" w16du:dateUtc="2024-05-24T03:05:00Z">
        <w:r w:rsidR="00BE66AA">
          <w:t>responsive and mobile-friendly websites</w:t>
        </w:r>
      </w:ins>
      <w:r>
        <w:t xml:space="preserve">. This framework, comprising HTML, CSS, and JavaScript components, provides design templates for various web elements such as typography, forms, buttons, and navigation. Bootstrap was released as open source on GitHub in August 2011 and includes JavaScript plugins for creating responsive designs, thus </w:t>
      </w:r>
      <w:proofErr w:type="gramStart"/>
      <w:r>
        <w:t>simplifying</w:t>
      </w:r>
      <w:proofErr w:type="gramEnd"/>
      <w:r>
        <w:t xml:space="preserve"> and accelerating web development processes (What is Bootstrap - </w:t>
      </w:r>
      <w:proofErr w:type="spellStart"/>
      <w:r>
        <w:t>JavaTpoint</w:t>
      </w:r>
      <w:proofErr w:type="spellEnd"/>
      <w:r>
        <w:t>).</w:t>
      </w:r>
    </w:p>
    <w:p w14:paraId="2B2BC8BE" w14:textId="77777777" w:rsidR="006D1658" w:rsidRDefault="00000000">
      <w:pPr>
        <w:shd w:val="clear" w:color="auto" w:fill="FFFFFF"/>
        <w:spacing w:before="60" w:after="280" w:line="480" w:lineRule="auto"/>
        <w:jc w:val="both"/>
      </w:pPr>
      <w:r>
        <w:lastRenderedPageBreak/>
        <w:t>Bootstrap is favored for website development because it's easy for anyone with basic HTML and CSS skills to use, enables the creation of responsive websites, and works smoothly on popular browsers like Chrome, Firefox, Internet Explorer, Safari, and Opera.</w:t>
      </w:r>
    </w:p>
    <w:p w14:paraId="49C0F5FE" w14:textId="77777777" w:rsidR="006D1658" w:rsidRDefault="006D1658">
      <w:pPr>
        <w:shd w:val="clear" w:color="auto" w:fill="FFFFFF"/>
        <w:spacing w:before="60" w:after="280" w:line="480" w:lineRule="auto"/>
        <w:jc w:val="both"/>
      </w:pPr>
    </w:p>
    <w:p w14:paraId="0AA9EA5E" w14:textId="77777777" w:rsidR="006D1658" w:rsidRDefault="00000000">
      <w:pPr>
        <w:spacing w:line="480" w:lineRule="auto"/>
        <w:jc w:val="both"/>
        <w:rPr>
          <w:i/>
        </w:rPr>
      </w:pPr>
      <w:r>
        <w:rPr>
          <w:i/>
        </w:rPr>
        <w:t>Front-End: JavaScript</w:t>
      </w:r>
    </w:p>
    <w:p w14:paraId="3390CA80" w14:textId="1D78EB33" w:rsidR="006D1658" w:rsidRDefault="00000000">
      <w:pPr>
        <w:spacing w:line="480" w:lineRule="auto"/>
        <w:ind w:firstLine="720"/>
        <w:jc w:val="both"/>
      </w:pPr>
      <w:r>
        <w:t xml:space="preserve">JavaScript, an open-source scripting language, </w:t>
      </w:r>
      <w:ins w:id="152" w:author="SAPUL Ma. Shiela C." w:date="2024-05-24T11:37:00Z" w16du:dateUtc="2024-05-24T03:37:00Z">
        <w:r w:rsidR="00BE66AA">
          <w:t>develops and controls</w:t>
        </w:r>
      </w:ins>
      <w:ins w:id="153" w:author="SAPUL Ma. Shiela C." w:date="2024-05-24T11:05:00Z" w16du:dateUtc="2024-05-24T03:05:00Z">
        <w:r w:rsidR="00BE66AA">
          <w:t xml:space="preserve"> dynamic web pages, allowing elements to move on the screen seamlessly without requir</w:t>
        </w:r>
      </w:ins>
      <w:r>
        <w:t xml:space="preserve">ing a browser refresh. As the most extensively utilized programming language globally, JavaScript offers considerable flexibility (Sufiyan, 2021). </w:t>
      </w:r>
    </w:p>
    <w:p w14:paraId="54B56CBC" w14:textId="04814F1D" w:rsidR="006D1658" w:rsidRDefault="00000000">
      <w:pPr>
        <w:spacing w:line="480" w:lineRule="auto"/>
        <w:ind w:firstLine="720"/>
        <w:jc w:val="both"/>
        <w:rPr>
          <w:color w:val="0D0D0D"/>
          <w:highlight w:val="white"/>
        </w:rPr>
      </w:pPr>
      <w:r>
        <w:rPr>
          <w:color w:val="0D0D0D"/>
          <w:highlight w:val="white"/>
        </w:rPr>
        <w:t xml:space="preserve">JavaScript proves to be an invaluable asset in constructing a web-based student performance prediction system. It </w:t>
      </w:r>
      <w:ins w:id="154" w:author="SAPUL Ma. Shiela C." w:date="2024-05-24T11:06:00Z" w16du:dateUtc="2024-05-24T03:06:00Z">
        <w:r w:rsidR="00BE66AA">
          <w:rPr>
            <w:color w:val="0D0D0D"/>
            <w:highlight w:val="white"/>
          </w:rPr>
          <w:t>generates</w:t>
        </w:r>
      </w:ins>
      <w:r>
        <w:rPr>
          <w:color w:val="0D0D0D"/>
          <w:highlight w:val="white"/>
        </w:rPr>
        <w:t xml:space="preserve"> dynamic and interactive data visualizations like charts and graphs. Additionally, JavaScript facilitates the integration of user interface functionalities such as pop-ups and form validation.</w:t>
      </w:r>
    </w:p>
    <w:p w14:paraId="4F195923" w14:textId="77777777" w:rsidR="006D1658" w:rsidRDefault="006D1658">
      <w:pPr>
        <w:spacing w:line="480" w:lineRule="auto"/>
        <w:ind w:firstLine="720"/>
        <w:jc w:val="both"/>
        <w:rPr>
          <w:color w:val="0D0D0D"/>
          <w:highlight w:val="white"/>
        </w:rPr>
      </w:pPr>
    </w:p>
    <w:p w14:paraId="1A7D82B0" w14:textId="77777777" w:rsidR="006D1658" w:rsidRDefault="00000000">
      <w:pPr>
        <w:spacing w:line="480" w:lineRule="auto"/>
        <w:ind w:firstLine="720"/>
        <w:jc w:val="both"/>
      </w:pPr>
      <w:r>
        <w:t xml:space="preserve">Cost of Development </w:t>
      </w:r>
    </w:p>
    <w:p w14:paraId="5C0B4DC9" w14:textId="77777777" w:rsidR="006D1658" w:rsidRDefault="00000000">
      <w:pPr>
        <w:spacing w:line="480" w:lineRule="auto"/>
        <w:ind w:left="720" w:firstLine="720"/>
        <w:jc w:val="both"/>
      </w:pPr>
      <w:r>
        <w:t xml:space="preserve">Table 5 </w:t>
      </w:r>
      <w:commentRangeStart w:id="155"/>
      <w:r>
        <w:t>contains</w:t>
      </w:r>
      <w:commentRangeEnd w:id="155"/>
      <w:r w:rsidR="00BE66AA">
        <w:rPr>
          <w:rStyle w:val="CommentReference"/>
        </w:rPr>
        <w:commentReference w:id="155"/>
      </w:r>
      <w:r>
        <w:t xml:space="preserve"> the cost associated with the hardware requirement. </w:t>
      </w:r>
    </w:p>
    <w:p w14:paraId="38B40C89" w14:textId="77777777" w:rsidR="006D1658" w:rsidRDefault="00000000">
      <w:pPr>
        <w:spacing w:line="480" w:lineRule="auto"/>
        <w:jc w:val="both"/>
      </w:pPr>
      <w:r>
        <w:t xml:space="preserve">Table 5. Hardware Development Cost </w:t>
      </w: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D1658" w14:paraId="45185D28" w14:textId="77777777">
        <w:tc>
          <w:tcPr>
            <w:tcW w:w="4514" w:type="dxa"/>
            <w:shd w:val="clear" w:color="auto" w:fill="auto"/>
            <w:tcMar>
              <w:top w:w="100" w:type="dxa"/>
              <w:left w:w="100" w:type="dxa"/>
              <w:bottom w:w="100" w:type="dxa"/>
              <w:right w:w="100" w:type="dxa"/>
            </w:tcMar>
          </w:tcPr>
          <w:p w14:paraId="6E51A88D" w14:textId="77777777" w:rsidR="006D1658" w:rsidRDefault="00000000">
            <w:pPr>
              <w:widowControl w:val="0"/>
              <w:spacing w:line="480" w:lineRule="auto"/>
              <w:jc w:val="both"/>
            </w:pPr>
            <w:r>
              <w:t>Equipment</w:t>
            </w:r>
          </w:p>
        </w:tc>
        <w:tc>
          <w:tcPr>
            <w:tcW w:w="4515" w:type="dxa"/>
            <w:shd w:val="clear" w:color="auto" w:fill="auto"/>
            <w:tcMar>
              <w:top w:w="100" w:type="dxa"/>
              <w:left w:w="100" w:type="dxa"/>
              <w:bottom w:w="100" w:type="dxa"/>
              <w:right w:w="100" w:type="dxa"/>
            </w:tcMar>
          </w:tcPr>
          <w:p w14:paraId="4DBC1FAF" w14:textId="77777777" w:rsidR="006D1658" w:rsidRDefault="00000000">
            <w:pPr>
              <w:widowControl w:val="0"/>
              <w:spacing w:line="480" w:lineRule="auto"/>
              <w:jc w:val="both"/>
            </w:pPr>
            <w:r>
              <w:t>Amount</w:t>
            </w:r>
          </w:p>
        </w:tc>
      </w:tr>
      <w:tr w:rsidR="006D1658" w14:paraId="0D5BEDEC" w14:textId="77777777">
        <w:tc>
          <w:tcPr>
            <w:tcW w:w="4514" w:type="dxa"/>
            <w:shd w:val="clear" w:color="auto" w:fill="auto"/>
            <w:tcMar>
              <w:top w:w="100" w:type="dxa"/>
              <w:left w:w="100" w:type="dxa"/>
              <w:bottom w:w="100" w:type="dxa"/>
              <w:right w:w="100" w:type="dxa"/>
            </w:tcMar>
          </w:tcPr>
          <w:p w14:paraId="52BAA68A" w14:textId="77777777" w:rsidR="006D1658" w:rsidRDefault="00000000">
            <w:pPr>
              <w:widowControl w:val="0"/>
              <w:spacing w:line="480" w:lineRule="auto"/>
              <w:jc w:val="both"/>
            </w:pPr>
            <w:r>
              <w:t>1 System Unit</w:t>
            </w:r>
          </w:p>
        </w:tc>
        <w:tc>
          <w:tcPr>
            <w:tcW w:w="4515" w:type="dxa"/>
            <w:shd w:val="clear" w:color="auto" w:fill="auto"/>
            <w:tcMar>
              <w:top w:w="100" w:type="dxa"/>
              <w:left w:w="100" w:type="dxa"/>
              <w:bottom w:w="100" w:type="dxa"/>
              <w:right w:w="100" w:type="dxa"/>
            </w:tcMar>
          </w:tcPr>
          <w:p w14:paraId="5D93E242" w14:textId="77777777" w:rsidR="006D1658" w:rsidRDefault="00000000">
            <w:pPr>
              <w:widowControl w:val="0"/>
              <w:spacing w:line="480" w:lineRule="auto"/>
              <w:jc w:val="both"/>
            </w:pPr>
            <w:r>
              <w:t>P 30,000.00</w:t>
            </w:r>
          </w:p>
        </w:tc>
      </w:tr>
      <w:tr w:rsidR="006D1658" w14:paraId="53C7267F" w14:textId="77777777">
        <w:tc>
          <w:tcPr>
            <w:tcW w:w="4514" w:type="dxa"/>
            <w:shd w:val="clear" w:color="auto" w:fill="auto"/>
            <w:tcMar>
              <w:top w:w="100" w:type="dxa"/>
              <w:left w:w="100" w:type="dxa"/>
              <w:bottom w:w="100" w:type="dxa"/>
              <w:right w:w="100" w:type="dxa"/>
            </w:tcMar>
          </w:tcPr>
          <w:p w14:paraId="1AC33873" w14:textId="77777777" w:rsidR="006D1658" w:rsidRDefault="00000000">
            <w:pPr>
              <w:widowControl w:val="0"/>
              <w:spacing w:line="480" w:lineRule="auto"/>
              <w:jc w:val="both"/>
            </w:pPr>
            <w:r>
              <w:t>1 Monitor</w:t>
            </w:r>
          </w:p>
        </w:tc>
        <w:tc>
          <w:tcPr>
            <w:tcW w:w="4515" w:type="dxa"/>
            <w:shd w:val="clear" w:color="auto" w:fill="auto"/>
            <w:tcMar>
              <w:top w:w="100" w:type="dxa"/>
              <w:left w:w="100" w:type="dxa"/>
              <w:bottom w:w="100" w:type="dxa"/>
              <w:right w:w="100" w:type="dxa"/>
            </w:tcMar>
          </w:tcPr>
          <w:p w14:paraId="4E5952B7" w14:textId="77777777" w:rsidR="006D1658" w:rsidRDefault="00000000">
            <w:pPr>
              <w:widowControl w:val="0"/>
              <w:spacing w:line="480" w:lineRule="auto"/>
              <w:jc w:val="both"/>
            </w:pPr>
            <w:r>
              <w:t>P 4,000.00</w:t>
            </w:r>
          </w:p>
        </w:tc>
      </w:tr>
      <w:tr w:rsidR="006D1658" w14:paraId="19A35939" w14:textId="77777777">
        <w:tc>
          <w:tcPr>
            <w:tcW w:w="4514" w:type="dxa"/>
            <w:shd w:val="clear" w:color="auto" w:fill="auto"/>
            <w:tcMar>
              <w:top w:w="100" w:type="dxa"/>
              <w:left w:w="100" w:type="dxa"/>
              <w:bottom w:w="100" w:type="dxa"/>
              <w:right w:w="100" w:type="dxa"/>
            </w:tcMar>
          </w:tcPr>
          <w:p w14:paraId="1A1CC52F" w14:textId="77777777" w:rsidR="006D1658" w:rsidRDefault="00000000">
            <w:pPr>
              <w:widowControl w:val="0"/>
              <w:spacing w:line="480" w:lineRule="auto"/>
              <w:jc w:val="both"/>
            </w:pPr>
            <w:r>
              <w:t>1 Keyboard and Mouse</w:t>
            </w:r>
          </w:p>
        </w:tc>
        <w:tc>
          <w:tcPr>
            <w:tcW w:w="4515" w:type="dxa"/>
            <w:shd w:val="clear" w:color="auto" w:fill="auto"/>
            <w:tcMar>
              <w:top w:w="100" w:type="dxa"/>
              <w:left w:w="100" w:type="dxa"/>
              <w:bottom w:w="100" w:type="dxa"/>
              <w:right w:w="100" w:type="dxa"/>
            </w:tcMar>
          </w:tcPr>
          <w:p w14:paraId="5CC556E4" w14:textId="77777777" w:rsidR="006D1658" w:rsidRDefault="00000000">
            <w:pPr>
              <w:widowControl w:val="0"/>
              <w:spacing w:line="480" w:lineRule="auto"/>
              <w:jc w:val="both"/>
            </w:pPr>
            <w:r>
              <w:t>P 1,500.00</w:t>
            </w:r>
          </w:p>
        </w:tc>
      </w:tr>
      <w:tr w:rsidR="006D1658" w14:paraId="3A1E6DF9" w14:textId="77777777">
        <w:tc>
          <w:tcPr>
            <w:tcW w:w="4514" w:type="dxa"/>
            <w:shd w:val="clear" w:color="auto" w:fill="auto"/>
            <w:tcMar>
              <w:top w:w="100" w:type="dxa"/>
              <w:left w:w="100" w:type="dxa"/>
              <w:bottom w:w="100" w:type="dxa"/>
              <w:right w:w="100" w:type="dxa"/>
            </w:tcMar>
          </w:tcPr>
          <w:p w14:paraId="2AA2A4DE" w14:textId="77777777" w:rsidR="006D1658" w:rsidRDefault="00000000">
            <w:pPr>
              <w:widowControl w:val="0"/>
              <w:spacing w:line="480" w:lineRule="auto"/>
              <w:jc w:val="both"/>
              <w:rPr>
                <w:b/>
              </w:rPr>
            </w:pPr>
            <w:r>
              <w:rPr>
                <w:b/>
              </w:rPr>
              <w:t>Total</w:t>
            </w:r>
          </w:p>
        </w:tc>
        <w:tc>
          <w:tcPr>
            <w:tcW w:w="4515" w:type="dxa"/>
            <w:shd w:val="clear" w:color="auto" w:fill="auto"/>
            <w:tcMar>
              <w:top w:w="100" w:type="dxa"/>
              <w:left w:w="100" w:type="dxa"/>
              <w:bottom w:w="100" w:type="dxa"/>
              <w:right w:w="100" w:type="dxa"/>
            </w:tcMar>
          </w:tcPr>
          <w:p w14:paraId="3C9BA53A" w14:textId="77777777" w:rsidR="006D1658" w:rsidRDefault="00000000">
            <w:pPr>
              <w:widowControl w:val="0"/>
              <w:spacing w:line="480" w:lineRule="auto"/>
              <w:jc w:val="both"/>
            </w:pPr>
            <w:r>
              <w:t>P 35,500.00</w:t>
            </w:r>
          </w:p>
        </w:tc>
      </w:tr>
    </w:tbl>
    <w:p w14:paraId="3C6DC35F" w14:textId="77777777" w:rsidR="006D1658" w:rsidRDefault="006D1658">
      <w:pPr>
        <w:spacing w:line="480" w:lineRule="auto"/>
        <w:jc w:val="both"/>
      </w:pPr>
    </w:p>
    <w:p w14:paraId="59ECEC27" w14:textId="77777777" w:rsidR="006D1658" w:rsidRDefault="00000000">
      <w:pPr>
        <w:spacing w:line="480" w:lineRule="auto"/>
        <w:ind w:firstLine="720"/>
        <w:jc w:val="both"/>
      </w:pPr>
      <w:r>
        <w:t xml:space="preserve">Table 6 </w:t>
      </w:r>
      <w:commentRangeStart w:id="156"/>
      <w:r>
        <w:t>contains</w:t>
      </w:r>
      <w:commentRangeEnd w:id="156"/>
      <w:r w:rsidR="00BE66AA">
        <w:rPr>
          <w:rStyle w:val="CommentReference"/>
        </w:rPr>
        <w:commentReference w:id="156"/>
      </w:r>
      <w:r>
        <w:t xml:space="preserve"> the estimated cost of the software developed. </w:t>
      </w:r>
    </w:p>
    <w:p w14:paraId="712C696F" w14:textId="77777777" w:rsidR="006D1658" w:rsidRDefault="00000000">
      <w:pPr>
        <w:spacing w:line="480" w:lineRule="auto"/>
        <w:jc w:val="both"/>
      </w:pPr>
      <w:r>
        <w:t xml:space="preserve">Table 6. Software Development Cost </w:t>
      </w:r>
    </w:p>
    <w:tbl>
      <w:tblPr>
        <w:tblStyle w:val="a4"/>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D1658" w14:paraId="3C76B524" w14:textId="77777777">
        <w:tc>
          <w:tcPr>
            <w:tcW w:w="4514" w:type="dxa"/>
            <w:shd w:val="clear" w:color="auto" w:fill="auto"/>
            <w:tcMar>
              <w:top w:w="100" w:type="dxa"/>
              <w:left w:w="100" w:type="dxa"/>
              <w:bottom w:w="100" w:type="dxa"/>
              <w:right w:w="100" w:type="dxa"/>
            </w:tcMar>
          </w:tcPr>
          <w:p w14:paraId="4FD5BC49" w14:textId="77777777" w:rsidR="006D1658" w:rsidRDefault="00000000">
            <w:pPr>
              <w:widowControl w:val="0"/>
              <w:spacing w:line="480" w:lineRule="auto"/>
              <w:jc w:val="both"/>
            </w:pPr>
            <w:r>
              <w:t>Researcher Role</w:t>
            </w:r>
          </w:p>
        </w:tc>
        <w:tc>
          <w:tcPr>
            <w:tcW w:w="4515" w:type="dxa"/>
            <w:shd w:val="clear" w:color="auto" w:fill="auto"/>
            <w:tcMar>
              <w:top w:w="100" w:type="dxa"/>
              <w:left w:w="100" w:type="dxa"/>
              <w:bottom w:w="100" w:type="dxa"/>
              <w:right w:w="100" w:type="dxa"/>
            </w:tcMar>
          </w:tcPr>
          <w:p w14:paraId="55A52B30" w14:textId="77777777" w:rsidR="006D1658" w:rsidRDefault="00000000">
            <w:pPr>
              <w:widowControl w:val="0"/>
              <w:spacing w:line="480" w:lineRule="auto"/>
              <w:jc w:val="both"/>
            </w:pPr>
            <w:r>
              <w:t>Amount</w:t>
            </w:r>
          </w:p>
        </w:tc>
      </w:tr>
      <w:tr w:rsidR="006D1658" w14:paraId="44447463" w14:textId="77777777">
        <w:tc>
          <w:tcPr>
            <w:tcW w:w="4514" w:type="dxa"/>
            <w:shd w:val="clear" w:color="auto" w:fill="auto"/>
            <w:tcMar>
              <w:top w:w="100" w:type="dxa"/>
              <w:left w:w="100" w:type="dxa"/>
              <w:bottom w:w="100" w:type="dxa"/>
              <w:right w:w="100" w:type="dxa"/>
            </w:tcMar>
          </w:tcPr>
          <w:p w14:paraId="311004B7" w14:textId="77777777" w:rsidR="006D1658" w:rsidRDefault="00000000">
            <w:pPr>
              <w:widowControl w:val="0"/>
              <w:spacing w:line="480" w:lineRule="auto"/>
              <w:jc w:val="both"/>
            </w:pPr>
            <w:r>
              <w:t>Project Leader</w:t>
            </w:r>
          </w:p>
        </w:tc>
        <w:tc>
          <w:tcPr>
            <w:tcW w:w="4515" w:type="dxa"/>
            <w:shd w:val="clear" w:color="auto" w:fill="auto"/>
            <w:tcMar>
              <w:top w:w="100" w:type="dxa"/>
              <w:left w:w="100" w:type="dxa"/>
              <w:bottom w:w="100" w:type="dxa"/>
              <w:right w:w="100" w:type="dxa"/>
            </w:tcMar>
          </w:tcPr>
          <w:p w14:paraId="4E91A3C4" w14:textId="77777777" w:rsidR="006D1658" w:rsidRDefault="00000000">
            <w:pPr>
              <w:widowControl w:val="0"/>
              <w:spacing w:line="480" w:lineRule="auto"/>
              <w:jc w:val="both"/>
            </w:pPr>
            <w:r>
              <w:t>P 35,000.00</w:t>
            </w:r>
          </w:p>
        </w:tc>
      </w:tr>
      <w:tr w:rsidR="006D1658" w14:paraId="3F672F93" w14:textId="77777777">
        <w:tc>
          <w:tcPr>
            <w:tcW w:w="4514" w:type="dxa"/>
            <w:shd w:val="clear" w:color="auto" w:fill="auto"/>
            <w:tcMar>
              <w:top w:w="100" w:type="dxa"/>
              <w:left w:w="100" w:type="dxa"/>
              <w:bottom w:w="100" w:type="dxa"/>
              <w:right w:w="100" w:type="dxa"/>
            </w:tcMar>
          </w:tcPr>
          <w:p w14:paraId="1131E02C" w14:textId="77777777" w:rsidR="006D1658" w:rsidRDefault="00000000">
            <w:pPr>
              <w:widowControl w:val="0"/>
              <w:spacing w:line="480" w:lineRule="auto"/>
              <w:jc w:val="both"/>
            </w:pPr>
            <w:r>
              <w:t>Programmer</w:t>
            </w:r>
          </w:p>
        </w:tc>
        <w:tc>
          <w:tcPr>
            <w:tcW w:w="4515" w:type="dxa"/>
            <w:shd w:val="clear" w:color="auto" w:fill="auto"/>
            <w:tcMar>
              <w:top w:w="100" w:type="dxa"/>
              <w:left w:w="100" w:type="dxa"/>
              <w:bottom w:w="100" w:type="dxa"/>
              <w:right w:w="100" w:type="dxa"/>
            </w:tcMar>
          </w:tcPr>
          <w:p w14:paraId="4171A22B" w14:textId="77777777" w:rsidR="006D1658" w:rsidRDefault="00000000">
            <w:pPr>
              <w:widowControl w:val="0"/>
              <w:spacing w:line="480" w:lineRule="auto"/>
              <w:jc w:val="both"/>
            </w:pPr>
            <w:r>
              <w:t>P 30,000.00</w:t>
            </w:r>
          </w:p>
        </w:tc>
      </w:tr>
      <w:tr w:rsidR="006D1658" w14:paraId="4DF57247" w14:textId="77777777">
        <w:tc>
          <w:tcPr>
            <w:tcW w:w="4514" w:type="dxa"/>
            <w:shd w:val="clear" w:color="auto" w:fill="auto"/>
            <w:tcMar>
              <w:top w:w="100" w:type="dxa"/>
              <w:left w:w="100" w:type="dxa"/>
              <w:bottom w:w="100" w:type="dxa"/>
              <w:right w:w="100" w:type="dxa"/>
            </w:tcMar>
          </w:tcPr>
          <w:p w14:paraId="74990014" w14:textId="77777777" w:rsidR="006D1658" w:rsidRDefault="00000000">
            <w:pPr>
              <w:widowControl w:val="0"/>
              <w:spacing w:line="480" w:lineRule="auto"/>
              <w:jc w:val="both"/>
            </w:pPr>
            <w:r>
              <w:t>Researcher</w:t>
            </w:r>
          </w:p>
        </w:tc>
        <w:tc>
          <w:tcPr>
            <w:tcW w:w="4515" w:type="dxa"/>
            <w:shd w:val="clear" w:color="auto" w:fill="auto"/>
            <w:tcMar>
              <w:top w:w="100" w:type="dxa"/>
              <w:left w:w="100" w:type="dxa"/>
              <w:bottom w:w="100" w:type="dxa"/>
              <w:right w:w="100" w:type="dxa"/>
            </w:tcMar>
          </w:tcPr>
          <w:p w14:paraId="2CA4EBC3" w14:textId="77777777" w:rsidR="006D1658" w:rsidRDefault="00000000">
            <w:pPr>
              <w:widowControl w:val="0"/>
              <w:spacing w:line="480" w:lineRule="auto"/>
              <w:jc w:val="both"/>
            </w:pPr>
            <w:r>
              <w:t>P 15,000.00</w:t>
            </w:r>
          </w:p>
        </w:tc>
      </w:tr>
      <w:tr w:rsidR="006D1658" w14:paraId="1194E5A0" w14:textId="77777777">
        <w:tc>
          <w:tcPr>
            <w:tcW w:w="4514" w:type="dxa"/>
            <w:shd w:val="clear" w:color="auto" w:fill="auto"/>
            <w:tcMar>
              <w:top w:w="100" w:type="dxa"/>
              <w:left w:w="100" w:type="dxa"/>
              <w:bottom w:w="100" w:type="dxa"/>
              <w:right w:w="100" w:type="dxa"/>
            </w:tcMar>
          </w:tcPr>
          <w:p w14:paraId="5C2DF0D9" w14:textId="77777777" w:rsidR="006D1658" w:rsidRDefault="00000000">
            <w:pPr>
              <w:widowControl w:val="0"/>
              <w:spacing w:line="480" w:lineRule="auto"/>
              <w:jc w:val="both"/>
            </w:pPr>
            <w:r>
              <w:t>System Admin</w:t>
            </w:r>
          </w:p>
        </w:tc>
        <w:tc>
          <w:tcPr>
            <w:tcW w:w="4515" w:type="dxa"/>
            <w:shd w:val="clear" w:color="auto" w:fill="auto"/>
            <w:tcMar>
              <w:top w:w="100" w:type="dxa"/>
              <w:left w:w="100" w:type="dxa"/>
              <w:bottom w:w="100" w:type="dxa"/>
              <w:right w:w="100" w:type="dxa"/>
            </w:tcMar>
          </w:tcPr>
          <w:p w14:paraId="697D939D" w14:textId="77777777" w:rsidR="006D1658" w:rsidRDefault="00000000">
            <w:pPr>
              <w:widowControl w:val="0"/>
              <w:spacing w:line="480" w:lineRule="auto"/>
              <w:jc w:val="both"/>
            </w:pPr>
            <w:r>
              <w:t>P 25,000.00</w:t>
            </w:r>
          </w:p>
        </w:tc>
      </w:tr>
      <w:tr w:rsidR="006D1658" w14:paraId="45348379" w14:textId="77777777">
        <w:tc>
          <w:tcPr>
            <w:tcW w:w="4514" w:type="dxa"/>
            <w:shd w:val="clear" w:color="auto" w:fill="auto"/>
            <w:tcMar>
              <w:top w:w="100" w:type="dxa"/>
              <w:left w:w="100" w:type="dxa"/>
              <w:bottom w:w="100" w:type="dxa"/>
              <w:right w:w="100" w:type="dxa"/>
            </w:tcMar>
          </w:tcPr>
          <w:p w14:paraId="1839DAB5" w14:textId="77777777" w:rsidR="006D1658" w:rsidRDefault="00000000">
            <w:pPr>
              <w:widowControl w:val="0"/>
              <w:spacing w:line="480" w:lineRule="auto"/>
              <w:jc w:val="both"/>
            </w:pPr>
            <w:r>
              <w:t>Analyst</w:t>
            </w:r>
          </w:p>
        </w:tc>
        <w:tc>
          <w:tcPr>
            <w:tcW w:w="4515" w:type="dxa"/>
            <w:shd w:val="clear" w:color="auto" w:fill="auto"/>
            <w:tcMar>
              <w:top w:w="100" w:type="dxa"/>
              <w:left w:w="100" w:type="dxa"/>
              <w:bottom w:w="100" w:type="dxa"/>
              <w:right w:w="100" w:type="dxa"/>
            </w:tcMar>
          </w:tcPr>
          <w:p w14:paraId="7E881257" w14:textId="77777777" w:rsidR="006D1658" w:rsidRDefault="00000000">
            <w:pPr>
              <w:widowControl w:val="0"/>
              <w:spacing w:line="480" w:lineRule="auto"/>
              <w:jc w:val="both"/>
            </w:pPr>
            <w:r>
              <w:t>P 20,000.00</w:t>
            </w:r>
          </w:p>
        </w:tc>
      </w:tr>
      <w:tr w:rsidR="006D1658" w14:paraId="6A94F454" w14:textId="77777777">
        <w:tc>
          <w:tcPr>
            <w:tcW w:w="4514" w:type="dxa"/>
            <w:shd w:val="clear" w:color="auto" w:fill="auto"/>
            <w:tcMar>
              <w:top w:w="100" w:type="dxa"/>
              <w:left w:w="100" w:type="dxa"/>
              <w:bottom w:w="100" w:type="dxa"/>
              <w:right w:w="100" w:type="dxa"/>
            </w:tcMar>
          </w:tcPr>
          <w:p w14:paraId="0AA49A25" w14:textId="77777777" w:rsidR="006D1658" w:rsidRDefault="00000000">
            <w:pPr>
              <w:widowControl w:val="0"/>
              <w:spacing w:line="480" w:lineRule="auto"/>
              <w:jc w:val="both"/>
            </w:pPr>
            <w:r>
              <w:t>GUI Designer</w:t>
            </w:r>
          </w:p>
        </w:tc>
        <w:tc>
          <w:tcPr>
            <w:tcW w:w="4515" w:type="dxa"/>
            <w:shd w:val="clear" w:color="auto" w:fill="auto"/>
            <w:tcMar>
              <w:top w:w="100" w:type="dxa"/>
              <w:left w:w="100" w:type="dxa"/>
              <w:bottom w:w="100" w:type="dxa"/>
              <w:right w:w="100" w:type="dxa"/>
            </w:tcMar>
          </w:tcPr>
          <w:p w14:paraId="67BA211B" w14:textId="77777777" w:rsidR="006D1658" w:rsidRDefault="00000000">
            <w:pPr>
              <w:widowControl w:val="0"/>
              <w:spacing w:line="480" w:lineRule="auto"/>
              <w:jc w:val="both"/>
            </w:pPr>
            <w:r>
              <w:t>P 20,000.00</w:t>
            </w:r>
          </w:p>
        </w:tc>
      </w:tr>
      <w:tr w:rsidR="006D1658" w14:paraId="5D5348C5" w14:textId="77777777">
        <w:tc>
          <w:tcPr>
            <w:tcW w:w="4514" w:type="dxa"/>
            <w:shd w:val="clear" w:color="auto" w:fill="auto"/>
            <w:tcMar>
              <w:top w:w="100" w:type="dxa"/>
              <w:left w:w="100" w:type="dxa"/>
              <w:bottom w:w="100" w:type="dxa"/>
              <w:right w:w="100" w:type="dxa"/>
            </w:tcMar>
          </w:tcPr>
          <w:p w14:paraId="6F6E2D74" w14:textId="77777777" w:rsidR="006D1658" w:rsidRDefault="00000000">
            <w:pPr>
              <w:widowControl w:val="0"/>
              <w:spacing w:line="480" w:lineRule="auto"/>
              <w:jc w:val="both"/>
              <w:rPr>
                <w:b/>
              </w:rPr>
            </w:pPr>
            <w:r>
              <w:rPr>
                <w:b/>
              </w:rPr>
              <w:t>Total</w:t>
            </w:r>
          </w:p>
        </w:tc>
        <w:tc>
          <w:tcPr>
            <w:tcW w:w="4515" w:type="dxa"/>
            <w:shd w:val="clear" w:color="auto" w:fill="auto"/>
            <w:tcMar>
              <w:top w:w="100" w:type="dxa"/>
              <w:left w:w="100" w:type="dxa"/>
              <w:bottom w:w="100" w:type="dxa"/>
              <w:right w:w="100" w:type="dxa"/>
            </w:tcMar>
          </w:tcPr>
          <w:p w14:paraId="70D2AD67" w14:textId="77777777" w:rsidR="006D1658" w:rsidRDefault="00000000">
            <w:pPr>
              <w:widowControl w:val="0"/>
              <w:spacing w:line="480" w:lineRule="auto"/>
              <w:jc w:val="both"/>
            </w:pPr>
            <w:r>
              <w:t>P 145,000.00</w:t>
            </w:r>
          </w:p>
        </w:tc>
      </w:tr>
    </w:tbl>
    <w:p w14:paraId="5F1B8D40" w14:textId="77777777" w:rsidR="006D1658" w:rsidRDefault="006D1658">
      <w:pPr>
        <w:spacing w:line="480" w:lineRule="auto"/>
        <w:jc w:val="both"/>
      </w:pPr>
    </w:p>
    <w:p w14:paraId="3F06A85E" w14:textId="77777777" w:rsidR="006D1658" w:rsidRDefault="00000000">
      <w:pPr>
        <w:spacing w:line="480" w:lineRule="auto"/>
        <w:ind w:firstLine="720"/>
        <w:jc w:val="both"/>
      </w:pPr>
      <w:r>
        <w:t xml:space="preserve">System Depreciation </w:t>
      </w:r>
    </w:p>
    <w:p w14:paraId="7D75E900" w14:textId="77777777" w:rsidR="006D1658" w:rsidRDefault="00000000">
      <w:pPr>
        <w:spacing w:line="480" w:lineRule="auto"/>
        <w:ind w:left="720" w:firstLine="720"/>
        <w:jc w:val="both"/>
      </w:pPr>
      <w:commentRangeStart w:id="157"/>
      <w:r>
        <w:t>Hardware</w:t>
      </w:r>
      <w:commentRangeEnd w:id="157"/>
      <w:r w:rsidR="00BE66AA">
        <w:rPr>
          <w:rStyle w:val="CommentReference"/>
        </w:rPr>
        <w:commentReference w:id="157"/>
      </w:r>
      <w:r>
        <w:t xml:space="preserve"> Depreciation </w:t>
      </w:r>
    </w:p>
    <w:p w14:paraId="2F789073" w14:textId="77777777" w:rsidR="006D1658" w:rsidRDefault="00000000">
      <w:pPr>
        <w:spacing w:line="480" w:lineRule="auto"/>
        <w:ind w:left="2160"/>
        <w:jc w:val="both"/>
      </w:pPr>
      <w:r>
        <w:t xml:space="preserve">Table 7. presents the hardware depreciation of the developed study. Hardware Depreciation rate (Rate of Depreciation = Cost/Year) </w:t>
      </w:r>
    </w:p>
    <w:p w14:paraId="3F4A5189" w14:textId="77777777" w:rsidR="006D1658" w:rsidRDefault="00000000">
      <w:pPr>
        <w:spacing w:line="480" w:lineRule="auto"/>
        <w:ind w:left="2160" w:firstLine="720"/>
        <w:jc w:val="both"/>
      </w:pPr>
      <w:r>
        <w:t>Hardware Cost = Php 35,500.00</w:t>
      </w:r>
    </w:p>
    <w:p w14:paraId="2126D2BB" w14:textId="77777777" w:rsidR="006D1658" w:rsidRDefault="00000000">
      <w:pPr>
        <w:spacing w:line="480" w:lineRule="auto"/>
        <w:ind w:left="2160" w:firstLine="720"/>
        <w:jc w:val="both"/>
      </w:pPr>
      <w:r>
        <w:t xml:space="preserve">Depreciation Year = 5 Years </w:t>
      </w:r>
    </w:p>
    <w:p w14:paraId="696F213B" w14:textId="77777777" w:rsidR="006D1658" w:rsidRDefault="00000000">
      <w:pPr>
        <w:spacing w:line="480" w:lineRule="auto"/>
        <w:ind w:left="2160" w:firstLine="720"/>
        <w:jc w:val="both"/>
      </w:pPr>
      <w:r>
        <w:t xml:space="preserve">Rate of Depreciation = Php 7,100.00 </w:t>
      </w:r>
    </w:p>
    <w:p w14:paraId="675AB158" w14:textId="77777777" w:rsidR="006D1658" w:rsidRDefault="006D1658">
      <w:pPr>
        <w:spacing w:line="480" w:lineRule="auto"/>
        <w:ind w:left="2160" w:firstLine="720"/>
        <w:jc w:val="both"/>
      </w:pPr>
    </w:p>
    <w:p w14:paraId="43C68623" w14:textId="77777777" w:rsidR="00BE66AA" w:rsidRDefault="00BE66AA">
      <w:pPr>
        <w:spacing w:line="480" w:lineRule="auto"/>
        <w:ind w:left="1440" w:firstLine="720"/>
        <w:jc w:val="both"/>
        <w:rPr>
          <w:ins w:id="158" w:author="SAPUL Ma. Shiela C." w:date="2024-05-24T11:07:00Z" w16du:dateUtc="2024-05-24T03:07:00Z"/>
        </w:rPr>
      </w:pPr>
    </w:p>
    <w:p w14:paraId="1D525FCD" w14:textId="6581E8A2" w:rsidR="006D1658" w:rsidRDefault="00000000">
      <w:pPr>
        <w:spacing w:line="480" w:lineRule="auto"/>
        <w:ind w:left="1440" w:firstLine="720"/>
        <w:jc w:val="both"/>
      </w:pPr>
      <w:r>
        <w:lastRenderedPageBreak/>
        <w:t xml:space="preserve">Table 7. Hardware Depreciation </w:t>
      </w:r>
    </w:p>
    <w:tbl>
      <w:tblPr>
        <w:tblStyle w:val="a5"/>
        <w:tblW w:w="5555" w:type="dxa"/>
        <w:tblInd w:w="24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2795"/>
      </w:tblGrid>
      <w:tr w:rsidR="006D1658" w14:paraId="08FD3E0E" w14:textId="77777777">
        <w:tc>
          <w:tcPr>
            <w:tcW w:w="2760" w:type="dxa"/>
            <w:shd w:val="clear" w:color="auto" w:fill="auto"/>
            <w:tcMar>
              <w:top w:w="100" w:type="dxa"/>
              <w:left w:w="100" w:type="dxa"/>
              <w:bottom w:w="100" w:type="dxa"/>
              <w:right w:w="100" w:type="dxa"/>
            </w:tcMar>
          </w:tcPr>
          <w:p w14:paraId="7C320559" w14:textId="77777777" w:rsidR="006D1658" w:rsidRDefault="00000000">
            <w:pPr>
              <w:widowControl w:val="0"/>
              <w:spacing w:line="480" w:lineRule="auto"/>
              <w:jc w:val="both"/>
            </w:pPr>
            <w:r>
              <w:t>Year</w:t>
            </w:r>
          </w:p>
        </w:tc>
        <w:tc>
          <w:tcPr>
            <w:tcW w:w="2795" w:type="dxa"/>
            <w:shd w:val="clear" w:color="auto" w:fill="auto"/>
            <w:tcMar>
              <w:top w:w="100" w:type="dxa"/>
              <w:left w:w="100" w:type="dxa"/>
              <w:bottom w:w="100" w:type="dxa"/>
              <w:right w:w="100" w:type="dxa"/>
            </w:tcMar>
          </w:tcPr>
          <w:p w14:paraId="26042B48" w14:textId="77777777" w:rsidR="006D1658" w:rsidRDefault="00000000">
            <w:pPr>
              <w:widowControl w:val="0"/>
              <w:spacing w:line="480" w:lineRule="auto"/>
              <w:jc w:val="both"/>
            </w:pPr>
            <w:r>
              <w:t xml:space="preserve">Amount </w:t>
            </w:r>
          </w:p>
        </w:tc>
      </w:tr>
      <w:tr w:rsidR="006D1658" w14:paraId="31F71546" w14:textId="77777777">
        <w:tc>
          <w:tcPr>
            <w:tcW w:w="2760" w:type="dxa"/>
            <w:shd w:val="clear" w:color="auto" w:fill="auto"/>
            <w:tcMar>
              <w:top w:w="100" w:type="dxa"/>
              <w:left w:w="100" w:type="dxa"/>
              <w:bottom w:w="100" w:type="dxa"/>
              <w:right w:w="100" w:type="dxa"/>
            </w:tcMar>
          </w:tcPr>
          <w:p w14:paraId="76424AD7" w14:textId="77777777" w:rsidR="006D1658" w:rsidRDefault="00000000">
            <w:pPr>
              <w:widowControl w:val="0"/>
              <w:spacing w:line="480" w:lineRule="auto"/>
              <w:jc w:val="both"/>
            </w:pPr>
            <w:r>
              <w:t>0</w:t>
            </w:r>
          </w:p>
        </w:tc>
        <w:tc>
          <w:tcPr>
            <w:tcW w:w="2795" w:type="dxa"/>
            <w:shd w:val="clear" w:color="auto" w:fill="auto"/>
            <w:tcMar>
              <w:top w:w="100" w:type="dxa"/>
              <w:left w:w="100" w:type="dxa"/>
              <w:bottom w:w="100" w:type="dxa"/>
              <w:right w:w="100" w:type="dxa"/>
            </w:tcMar>
          </w:tcPr>
          <w:p w14:paraId="683E1D4E" w14:textId="77777777" w:rsidR="006D1658" w:rsidRDefault="00000000">
            <w:pPr>
              <w:widowControl w:val="0"/>
              <w:spacing w:line="480" w:lineRule="auto"/>
              <w:jc w:val="both"/>
            </w:pPr>
            <w:r>
              <w:t>P 35,500.00</w:t>
            </w:r>
          </w:p>
        </w:tc>
      </w:tr>
      <w:tr w:rsidR="006D1658" w14:paraId="1D6B893C" w14:textId="77777777">
        <w:tc>
          <w:tcPr>
            <w:tcW w:w="2760" w:type="dxa"/>
            <w:shd w:val="clear" w:color="auto" w:fill="auto"/>
            <w:tcMar>
              <w:top w:w="100" w:type="dxa"/>
              <w:left w:w="100" w:type="dxa"/>
              <w:bottom w:w="100" w:type="dxa"/>
              <w:right w:w="100" w:type="dxa"/>
            </w:tcMar>
          </w:tcPr>
          <w:p w14:paraId="6EF7F365" w14:textId="77777777" w:rsidR="006D1658" w:rsidRDefault="00000000">
            <w:pPr>
              <w:widowControl w:val="0"/>
              <w:spacing w:line="480" w:lineRule="auto"/>
              <w:jc w:val="both"/>
            </w:pPr>
            <w:r>
              <w:t>1</w:t>
            </w:r>
          </w:p>
        </w:tc>
        <w:tc>
          <w:tcPr>
            <w:tcW w:w="2795" w:type="dxa"/>
            <w:shd w:val="clear" w:color="auto" w:fill="auto"/>
            <w:tcMar>
              <w:top w:w="100" w:type="dxa"/>
              <w:left w:w="100" w:type="dxa"/>
              <w:bottom w:w="100" w:type="dxa"/>
              <w:right w:w="100" w:type="dxa"/>
            </w:tcMar>
          </w:tcPr>
          <w:p w14:paraId="39416925" w14:textId="77777777" w:rsidR="006D1658" w:rsidRDefault="00000000">
            <w:pPr>
              <w:widowControl w:val="0"/>
              <w:spacing w:line="480" w:lineRule="auto"/>
              <w:jc w:val="both"/>
            </w:pPr>
            <w:r>
              <w:t>P 28,400.00</w:t>
            </w:r>
          </w:p>
        </w:tc>
      </w:tr>
      <w:tr w:rsidR="006D1658" w14:paraId="187ACC2C" w14:textId="77777777">
        <w:tc>
          <w:tcPr>
            <w:tcW w:w="2760" w:type="dxa"/>
            <w:shd w:val="clear" w:color="auto" w:fill="auto"/>
            <w:tcMar>
              <w:top w:w="100" w:type="dxa"/>
              <w:left w:w="100" w:type="dxa"/>
              <w:bottom w:w="100" w:type="dxa"/>
              <w:right w:w="100" w:type="dxa"/>
            </w:tcMar>
          </w:tcPr>
          <w:p w14:paraId="417C7FA4" w14:textId="77777777" w:rsidR="006D1658" w:rsidRDefault="00000000">
            <w:pPr>
              <w:widowControl w:val="0"/>
              <w:spacing w:line="480" w:lineRule="auto"/>
              <w:jc w:val="both"/>
            </w:pPr>
            <w:r>
              <w:t>2</w:t>
            </w:r>
          </w:p>
        </w:tc>
        <w:tc>
          <w:tcPr>
            <w:tcW w:w="2795" w:type="dxa"/>
            <w:shd w:val="clear" w:color="auto" w:fill="auto"/>
            <w:tcMar>
              <w:top w:w="100" w:type="dxa"/>
              <w:left w:w="100" w:type="dxa"/>
              <w:bottom w:w="100" w:type="dxa"/>
              <w:right w:w="100" w:type="dxa"/>
            </w:tcMar>
          </w:tcPr>
          <w:p w14:paraId="60397CEF" w14:textId="77777777" w:rsidR="006D1658" w:rsidRDefault="00000000">
            <w:pPr>
              <w:widowControl w:val="0"/>
              <w:spacing w:line="480" w:lineRule="auto"/>
              <w:jc w:val="both"/>
            </w:pPr>
            <w:r>
              <w:t>P 21,300.00</w:t>
            </w:r>
          </w:p>
        </w:tc>
      </w:tr>
      <w:tr w:rsidR="006D1658" w14:paraId="67F3871D" w14:textId="77777777">
        <w:tc>
          <w:tcPr>
            <w:tcW w:w="2760" w:type="dxa"/>
            <w:shd w:val="clear" w:color="auto" w:fill="auto"/>
            <w:tcMar>
              <w:top w:w="100" w:type="dxa"/>
              <w:left w:w="100" w:type="dxa"/>
              <w:bottom w:w="100" w:type="dxa"/>
              <w:right w:w="100" w:type="dxa"/>
            </w:tcMar>
          </w:tcPr>
          <w:p w14:paraId="39F76450" w14:textId="77777777" w:rsidR="006D1658" w:rsidRDefault="00000000">
            <w:pPr>
              <w:widowControl w:val="0"/>
              <w:spacing w:line="480" w:lineRule="auto"/>
              <w:jc w:val="both"/>
            </w:pPr>
            <w:r>
              <w:t>3</w:t>
            </w:r>
          </w:p>
        </w:tc>
        <w:tc>
          <w:tcPr>
            <w:tcW w:w="2795" w:type="dxa"/>
            <w:shd w:val="clear" w:color="auto" w:fill="auto"/>
            <w:tcMar>
              <w:top w:w="100" w:type="dxa"/>
              <w:left w:w="100" w:type="dxa"/>
              <w:bottom w:w="100" w:type="dxa"/>
              <w:right w:w="100" w:type="dxa"/>
            </w:tcMar>
          </w:tcPr>
          <w:p w14:paraId="62D030F8" w14:textId="77777777" w:rsidR="006D1658" w:rsidRDefault="00000000">
            <w:pPr>
              <w:widowControl w:val="0"/>
              <w:spacing w:line="480" w:lineRule="auto"/>
              <w:jc w:val="both"/>
            </w:pPr>
            <w:r>
              <w:t>P 14,200.00</w:t>
            </w:r>
          </w:p>
        </w:tc>
      </w:tr>
      <w:tr w:rsidR="006D1658" w14:paraId="1ECE6B2E" w14:textId="77777777">
        <w:tc>
          <w:tcPr>
            <w:tcW w:w="2760" w:type="dxa"/>
            <w:shd w:val="clear" w:color="auto" w:fill="auto"/>
            <w:tcMar>
              <w:top w:w="100" w:type="dxa"/>
              <w:left w:w="100" w:type="dxa"/>
              <w:bottom w:w="100" w:type="dxa"/>
              <w:right w:w="100" w:type="dxa"/>
            </w:tcMar>
          </w:tcPr>
          <w:p w14:paraId="04934865" w14:textId="77777777" w:rsidR="006D1658" w:rsidRDefault="00000000">
            <w:pPr>
              <w:widowControl w:val="0"/>
              <w:spacing w:line="480" w:lineRule="auto"/>
              <w:jc w:val="both"/>
            </w:pPr>
            <w:r>
              <w:t>4</w:t>
            </w:r>
          </w:p>
        </w:tc>
        <w:tc>
          <w:tcPr>
            <w:tcW w:w="2795" w:type="dxa"/>
            <w:shd w:val="clear" w:color="auto" w:fill="auto"/>
            <w:tcMar>
              <w:top w:w="100" w:type="dxa"/>
              <w:left w:w="100" w:type="dxa"/>
              <w:bottom w:w="100" w:type="dxa"/>
              <w:right w:w="100" w:type="dxa"/>
            </w:tcMar>
          </w:tcPr>
          <w:p w14:paraId="214CEA8A" w14:textId="77777777" w:rsidR="006D1658" w:rsidRDefault="00000000">
            <w:pPr>
              <w:widowControl w:val="0"/>
              <w:spacing w:line="480" w:lineRule="auto"/>
              <w:jc w:val="both"/>
            </w:pPr>
            <w:r>
              <w:t>P 7,100.00</w:t>
            </w:r>
          </w:p>
        </w:tc>
      </w:tr>
      <w:tr w:rsidR="006D1658" w14:paraId="64B6B246" w14:textId="77777777">
        <w:tc>
          <w:tcPr>
            <w:tcW w:w="2760" w:type="dxa"/>
            <w:shd w:val="clear" w:color="auto" w:fill="auto"/>
            <w:tcMar>
              <w:top w:w="100" w:type="dxa"/>
              <w:left w:w="100" w:type="dxa"/>
              <w:bottom w:w="100" w:type="dxa"/>
              <w:right w:w="100" w:type="dxa"/>
            </w:tcMar>
          </w:tcPr>
          <w:p w14:paraId="6FF27C47" w14:textId="77777777" w:rsidR="006D1658" w:rsidRDefault="00000000">
            <w:pPr>
              <w:widowControl w:val="0"/>
              <w:spacing w:line="480" w:lineRule="auto"/>
              <w:jc w:val="both"/>
            </w:pPr>
            <w:r>
              <w:t>5</w:t>
            </w:r>
          </w:p>
        </w:tc>
        <w:tc>
          <w:tcPr>
            <w:tcW w:w="2795" w:type="dxa"/>
            <w:shd w:val="clear" w:color="auto" w:fill="auto"/>
            <w:tcMar>
              <w:top w:w="100" w:type="dxa"/>
              <w:left w:w="100" w:type="dxa"/>
              <w:bottom w:w="100" w:type="dxa"/>
              <w:right w:w="100" w:type="dxa"/>
            </w:tcMar>
          </w:tcPr>
          <w:p w14:paraId="4496B551" w14:textId="77777777" w:rsidR="006D1658" w:rsidRDefault="00000000">
            <w:pPr>
              <w:widowControl w:val="0"/>
              <w:spacing w:line="480" w:lineRule="auto"/>
              <w:jc w:val="both"/>
            </w:pPr>
            <w:r>
              <w:t>P 0.00</w:t>
            </w:r>
          </w:p>
        </w:tc>
      </w:tr>
    </w:tbl>
    <w:p w14:paraId="4FE21D11" w14:textId="77777777" w:rsidR="006D1658" w:rsidRDefault="006D1658">
      <w:pPr>
        <w:spacing w:line="480" w:lineRule="auto"/>
        <w:ind w:left="1440" w:firstLine="720"/>
        <w:jc w:val="both"/>
      </w:pPr>
    </w:p>
    <w:p w14:paraId="3081F5C2" w14:textId="77777777" w:rsidR="006D1658" w:rsidRDefault="00000000">
      <w:pPr>
        <w:spacing w:line="480" w:lineRule="auto"/>
        <w:ind w:left="720" w:firstLine="720"/>
        <w:jc w:val="both"/>
      </w:pPr>
      <w:commentRangeStart w:id="159"/>
      <w:r>
        <w:t>Software</w:t>
      </w:r>
      <w:commentRangeEnd w:id="159"/>
      <w:r w:rsidR="00BE66AA">
        <w:rPr>
          <w:rStyle w:val="CommentReference"/>
        </w:rPr>
        <w:commentReference w:id="159"/>
      </w:r>
      <w:r>
        <w:t xml:space="preserve"> Depreciation </w:t>
      </w:r>
    </w:p>
    <w:p w14:paraId="04BDF27D" w14:textId="77777777" w:rsidR="006D1658" w:rsidRDefault="00000000">
      <w:pPr>
        <w:spacing w:line="480" w:lineRule="auto"/>
        <w:ind w:left="2160"/>
        <w:jc w:val="both"/>
      </w:pPr>
      <w:r>
        <w:t xml:space="preserve">Table 8. presents the software depreciation of the developed study. Software Depreciation rate (Rate of Depreciation = Cost/Year) </w:t>
      </w:r>
    </w:p>
    <w:p w14:paraId="060C652E" w14:textId="77777777" w:rsidR="006D1658" w:rsidRDefault="00000000">
      <w:pPr>
        <w:spacing w:line="480" w:lineRule="auto"/>
        <w:ind w:left="2160" w:firstLine="720"/>
        <w:jc w:val="both"/>
      </w:pPr>
      <w:r>
        <w:t>Software Cost = Php 145,000.00</w:t>
      </w:r>
    </w:p>
    <w:p w14:paraId="249238EE" w14:textId="77777777" w:rsidR="006D1658" w:rsidRDefault="00000000">
      <w:pPr>
        <w:spacing w:line="480" w:lineRule="auto"/>
        <w:ind w:left="2160" w:firstLine="720"/>
        <w:jc w:val="both"/>
      </w:pPr>
      <w:r>
        <w:t xml:space="preserve"> Depreciation Year = 10 Years</w:t>
      </w:r>
    </w:p>
    <w:p w14:paraId="189EC42D" w14:textId="77777777" w:rsidR="006D1658" w:rsidRDefault="00000000">
      <w:pPr>
        <w:spacing w:line="480" w:lineRule="auto"/>
        <w:ind w:left="2160" w:firstLine="720"/>
        <w:jc w:val="both"/>
      </w:pPr>
      <w:r>
        <w:t xml:space="preserve"> Rate of Depreciation = Php 14,500.00 </w:t>
      </w:r>
    </w:p>
    <w:p w14:paraId="1DD8B14A" w14:textId="77777777" w:rsidR="006D1658" w:rsidRDefault="006D1658">
      <w:pPr>
        <w:spacing w:line="480" w:lineRule="auto"/>
        <w:ind w:left="2160" w:firstLine="720"/>
        <w:jc w:val="both"/>
      </w:pPr>
    </w:p>
    <w:p w14:paraId="1D162D8A" w14:textId="77777777" w:rsidR="006D1658" w:rsidRDefault="00000000">
      <w:pPr>
        <w:spacing w:line="480" w:lineRule="auto"/>
        <w:ind w:left="2160"/>
        <w:jc w:val="both"/>
      </w:pPr>
      <w:r>
        <w:t xml:space="preserve">Table 8. Software Depreciation </w:t>
      </w:r>
    </w:p>
    <w:tbl>
      <w:tblPr>
        <w:tblStyle w:val="a6"/>
        <w:tblW w:w="5555" w:type="dxa"/>
        <w:tblInd w:w="24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2795"/>
      </w:tblGrid>
      <w:tr w:rsidR="006D1658" w14:paraId="0AEC4C7F" w14:textId="77777777">
        <w:tc>
          <w:tcPr>
            <w:tcW w:w="2760" w:type="dxa"/>
            <w:shd w:val="clear" w:color="auto" w:fill="auto"/>
            <w:tcMar>
              <w:top w:w="100" w:type="dxa"/>
              <w:left w:w="100" w:type="dxa"/>
              <w:bottom w:w="100" w:type="dxa"/>
              <w:right w:w="100" w:type="dxa"/>
            </w:tcMar>
          </w:tcPr>
          <w:p w14:paraId="76DDCFCF" w14:textId="77777777" w:rsidR="006D1658" w:rsidRDefault="00000000">
            <w:pPr>
              <w:widowControl w:val="0"/>
              <w:spacing w:line="480" w:lineRule="auto"/>
              <w:jc w:val="both"/>
            </w:pPr>
            <w:r>
              <w:t>Year</w:t>
            </w:r>
          </w:p>
        </w:tc>
        <w:tc>
          <w:tcPr>
            <w:tcW w:w="2795" w:type="dxa"/>
            <w:shd w:val="clear" w:color="auto" w:fill="auto"/>
            <w:tcMar>
              <w:top w:w="100" w:type="dxa"/>
              <w:left w:w="100" w:type="dxa"/>
              <w:bottom w:w="100" w:type="dxa"/>
              <w:right w:w="100" w:type="dxa"/>
            </w:tcMar>
          </w:tcPr>
          <w:p w14:paraId="367A3FBF" w14:textId="77777777" w:rsidR="006D1658" w:rsidRDefault="00000000">
            <w:pPr>
              <w:widowControl w:val="0"/>
              <w:spacing w:line="480" w:lineRule="auto"/>
              <w:jc w:val="both"/>
            </w:pPr>
            <w:r>
              <w:t xml:space="preserve">Amount </w:t>
            </w:r>
          </w:p>
        </w:tc>
      </w:tr>
      <w:tr w:rsidR="006D1658" w14:paraId="3C0C8E27" w14:textId="77777777">
        <w:tc>
          <w:tcPr>
            <w:tcW w:w="2760" w:type="dxa"/>
            <w:shd w:val="clear" w:color="auto" w:fill="auto"/>
            <w:tcMar>
              <w:top w:w="100" w:type="dxa"/>
              <w:left w:w="100" w:type="dxa"/>
              <w:bottom w:w="100" w:type="dxa"/>
              <w:right w:w="100" w:type="dxa"/>
            </w:tcMar>
          </w:tcPr>
          <w:p w14:paraId="263F49E7" w14:textId="77777777" w:rsidR="006D1658" w:rsidRDefault="00000000">
            <w:pPr>
              <w:widowControl w:val="0"/>
              <w:spacing w:line="480" w:lineRule="auto"/>
              <w:jc w:val="both"/>
            </w:pPr>
            <w:r>
              <w:t>0</w:t>
            </w:r>
          </w:p>
        </w:tc>
        <w:tc>
          <w:tcPr>
            <w:tcW w:w="2795" w:type="dxa"/>
            <w:shd w:val="clear" w:color="auto" w:fill="auto"/>
            <w:tcMar>
              <w:top w:w="100" w:type="dxa"/>
              <w:left w:w="100" w:type="dxa"/>
              <w:bottom w:w="100" w:type="dxa"/>
              <w:right w:w="100" w:type="dxa"/>
            </w:tcMar>
          </w:tcPr>
          <w:p w14:paraId="6502EB5F" w14:textId="77777777" w:rsidR="006D1658" w:rsidRDefault="00000000">
            <w:pPr>
              <w:widowControl w:val="0"/>
              <w:spacing w:line="480" w:lineRule="auto"/>
              <w:jc w:val="both"/>
            </w:pPr>
            <w:r>
              <w:t>P 145,000.00</w:t>
            </w:r>
          </w:p>
        </w:tc>
      </w:tr>
      <w:tr w:rsidR="006D1658" w14:paraId="72F38979" w14:textId="77777777">
        <w:tc>
          <w:tcPr>
            <w:tcW w:w="2760" w:type="dxa"/>
            <w:shd w:val="clear" w:color="auto" w:fill="auto"/>
            <w:tcMar>
              <w:top w:w="100" w:type="dxa"/>
              <w:left w:w="100" w:type="dxa"/>
              <w:bottom w:w="100" w:type="dxa"/>
              <w:right w:w="100" w:type="dxa"/>
            </w:tcMar>
          </w:tcPr>
          <w:p w14:paraId="48B6448F" w14:textId="77777777" w:rsidR="006D1658" w:rsidRDefault="00000000">
            <w:pPr>
              <w:widowControl w:val="0"/>
              <w:spacing w:line="480" w:lineRule="auto"/>
              <w:jc w:val="both"/>
            </w:pPr>
            <w:r>
              <w:t>1</w:t>
            </w:r>
          </w:p>
        </w:tc>
        <w:tc>
          <w:tcPr>
            <w:tcW w:w="2795" w:type="dxa"/>
            <w:shd w:val="clear" w:color="auto" w:fill="auto"/>
            <w:tcMar>
              <w:top w:w="100" w:type="dxa"/>
              <w:left w:w="100" w:type="dxa"/>
              <w:bottom w:w="100" w:type="dxa"/>
              <w:right w:w="100" w:type="dxa"/>
            </w:tcMar>
          </w:tcPr>
          <w:p w14:paraId="13710C5A" w14:textId="77777777" w:rsidR="006D1658" w:rsidRDefault="00000000">
            <w:pPr>
              <w:widowControl w:val="0"/>
              <w:spacing w:line="480" w:lineRule="auto"/>
              <w:jc w:val="both"/>
            </w:pPr>
            <w:r>
              <w:t>P 130,500.00</w:t>
            </w:r>
          </w:p>
        </w:tc>
      </w:tr>
      <w:tr w:rsidR="006D1658" w14:paraId="7BFFD0E6" w14:textId="77777777">
        <w:tc>
          <w:tcPr>
            <w:tcW w:w="2760" w:type="dxa"/>
            <w:shd w:val="clear" w:color="auto" w:fill="auto"/>
            <w:tcMar>
              <w:top w:w="100" w:type="dxa"/>
              <w:left w:w="100" w:type="dxa"/>
              <w:bottom w:w="100" w:type="dxa"/>
              <w:right w:w="100" w:type="dxa"/>
            </w:tcMar>
          </w:tcPr>
          <w:p w14:paraId="03EDCA51" w14:textId="77777777" w:rsidR="006D1658" w:rsidRDefault="00000000">
            <w:pPr>
              <w:widowControl w:val="0"/>
              <w:spacing w:line="480" w:lineRule="auto"/>
              <w:jc w:val="both"/>
            </w:pPr>
            <w:r>
              <w:lastRenderedPageBreak/>
              <w:t>2</w:t>
            </w:r>
          </w:p>
        </w:tc>
        <w:tc>
          <w:tcPr>
            <w:tcW w:w="2795" w:type="dxa"/>
            <w:shd w:val="clear" w:color="auto" w:fill="auto"/>
            <w:tcMar>
              <w:top w:w="100" w:type="dxa"/>
              <w:left w:w="100" w:type="dxa"/>
              <w:bottom w:w="100" w:type="dxa"/>
              <w:right w:w="100" w:type="dxa"/>
            </w:tcMar>
          </w:tcPr>
          <w:p w14:paraId="54773381" w14:textId="77777777" w:rsidR="006D1658" w:rsidRDefault="00000000">
            <w:pPr>
              <w:widowControl w:val="0"/>
              <w:spacing w:line="480" w:lineRule="auto"/>
              <w:jc w:val="both"/>
            </w:pPr>
            <w:r>
              <w:t>P 116,000.00</w:t>
            </w:r>
          </w:p>
        </w:tc>
      </w:tr>
      <w:tr w:rsidR="006D1658" w14:paraId="68B50197" w14:textId="77777777">
        <w:tc>
          <w:tcPr>
            <w:tcW w:w="2760" w:type="dxa"/>
            <w:shd w:val="clear" w:color="auto" w:fill="auto"/>
            <w:tcMar>
              <w:top w:w="100" w:type="dxa"/>
              <w:left w:w="100" w:type="dxa"/>
              <w:bottom w:w="100" w:type="dxa"/>
              <w:right w:w="100" w:type="dxa"/>
            </w:tcMar>
          </w:tcPr>
          <w:p w14:paraId="1FFDFD1F" w14:textId="77777777" w:rsidR="006D1658" w:rsidRDefault="00000000">
            <w:pPr>
              <w:widowControl w:val="0"/>
              <w:spacing w:line="480" w:lineRule="auto"/>
              <w:jc w:val="both"/>
            </w:pPr>
            <w:r>
              <w:t>3</w:t>
            </w:r>
          </w:p>
        </w:tc>
        <w:tc>
          <w:tcPr>
            <w:tcW w:w="2795" w:type="dxa"/>
            <w:shd w:val="clear" w:color="auto" w:fill="auto"/>
            <w:tcMar>
              <w:top w:w="100" w:type="dxa"/>
              <w:left w:w="100" w:type="dxa"/>
              <w:bottom w:w="100" w:type="dxa"/>
              <w:right w:w="100" w:type="dxa"/>
            </w:tcMar>
          </w:tcPr>
          <w:p w14:paraId="6DE44196" w14:textId="77777777" w:rsidR="006D1658" w:rsidRDefault="00000000">
            <w:pPr>
              <w:widowControl w:val="0"/>
              <w:spacing w:line="480" w:lineRule="auto"/>
              <w:jc w:val="both"/>
            </w:pPr>
            <w:r>
              <w:t>P 101,500.00</w:t>
            </w:r>
          </w:p>
        </w:tc>
      </w:tr>
      <w:tr w:rsidR="006D1658" w14:paraId="6EFF5643" w14:textId="77777777">
        <w:tc>
          <w:tcPr>
            <w:tcW w:w="2760" w:type="dxa"/>
            <w:shd w:val="clear" w:color="auto" w:fill="auto"/>
            <w:tcMar>
              <w:top w:w="100" w:type="dxa"/>
              <w:left w:w="100" w:type="dxa"/>
              <w:bottom w:w="100" w:type="dxa"/>
              <w:right w:w="100" w:type="dxa"/>
            </w:tcMar>
          </w:tcPr>
          <w:p w14:paraId="030ADF7E" w14:textId="77777777" w:rsidR="006D1658" w:rsidRDefault="00000000">
            <w:pPr>
              <w:widowControl w:val="0"/>
              <w:spacing w:line="480" w:lineRule="auto"/>
              <w:jc w:val="both"/>
            </w:pPr>
            <w:r>
              <w:t>4</w:t>
            </w:r>
          </w:p>
        </w:tc>
        <w:tc>
          <w:tcPr>
            <w:tcW w:w="2795" w:type="dxa"/>
            <w:shd w:val="clear" w:color="auto" w:fill="auto"/>
            <w:tcMar>
              <w:top w:w="100" w:type="dxa"/>
              <w:left w:w="100" w:type="dxa"/>
              <w:bottom w:w="100" w:type="dxa"/>
              <w:right w:w="100" w:type="dxa"/>
            </w:tcMar>
          </w:tcPr>
          <w:p w14:paraId="532C8BE3" w14:textId="77777777" w:rsidR="006D1658" w:rsidRDefault="00000000">
            <w:pPr>
              <w:widowControl w:val="0"/>
              <w:spacing w:line="480" w:lineRule="auto"/>
              <w:jc w:val="both"/>
            </w:pPr>
            <w:r>
              <w:t>P 87,000.00</w:t>
            </w:r>
          </w:p>
        </w:tc>
      </w:tr>
      <w:tr w:rsidR="006D1658" w14:paraId="19C7675F" w14:textId="77777777">
        <w:tc>
          <w:tcPr>
            <w:tcW w:w="2760" w:type="dxa"/>
            <w:shd w:val="clear" w:color="auto" w:fill="auto"/>
            <w:tcMar>
              <w:top w:w="100" w:type="dxa"/>
              <w:left w:w="100" w:type="dxa"/>
              <w:bottom w:w="100" w:type="dxa"/>
              <w:right w:w="100" w:type="dxa"/>
            </w:tcMar>
          </w:tcPr>
          <w:p w14:paraId="549D2E2B" w14:textId="77777777" w:rsidR="006D1658" w:rsidRDefault="00000000">
            <w:pPr>
              <w:widowControl w:val="0"/>
              <w:spacing w:line="480" w:lineRule="auto"/>
              <w:jc w:val="both"/>
            </w:pPr>
            <w:r>
              <w:t>5</w:t>
            </w:r>
          </w:p>
        </w:tc>
        <w:tc>
          <w:tcPr>
            <w:tcW w:w="2795" w:type="dxa"/>
            <w:shd w:val="clear" w:color="auto" w:fill="auto"/>
            <w:tcMar>
              <w:top w:w="100" w:type="dxa"/>
              <w:left w:w="100" w:type="dxa"/>
              <w:bottom w:w="100" w:type="dxa"/>
              <w:right w:w="100" w:type="dxa"/>
            </w:tcMar>
          </w:tcPr>
          <w:p w14:paraId="2D00FBC4" w14:textId="77777777" w:rsidR="006D1658" w:rsidRDefault="00000000">
            <w:pPr>
              <w:widowControl w:val="0"/>
              <w:spacing w:line="480" w:lineRule="auto"/>
              <w:jc w:val="both"/>
            </w:pPr>
            <w:r>
              <w:t>P 72,500.00</w:t>
            </w:r>
          </w:p>
        </w:tc>
      </w:tr>
      <w:tr w:rsidR="006D1658" w14:paraId="47BD09FD" w14:textId="77777777">
        <w:tc>
          <w:tcPr>
            <w:tcW w:w="2760" w:type="dxa"/>
            <w:shd w:val="clear" w:color="auto" w:fill="auto"/>
            <w:tcMar>
              <w:top w:w="100" w:type="dxa"/>
              <w:left w:w="100" w:type="dxa"/>
              <w:bottom w:w="100" w:type="dxa"/>
              <w:right w:w="100" w:type="dxa"/>
            </w:tcMar>
          </w:tcPr>
          <w:p w14:paraId="11D560D6" w14:textId="77777777" w:rsidR="006D1658" w:rsidRDefault="00000000">
            <w:pPr>
              <w:widowControl w:val="0"/>
              <w:spacing w:line="480" w:lineRule="auto"/>
              <w:jc w:val="both"/>
            </w:pPr>
            <w:r>
              <w:t>6</w:t>
            </w:r>
          </w:p>
        </w:tc>
        <w:tc>
          <w:tcPr>
            <w:tcW w:w="2795" w:type="dxa"/>
            <w:shd w:val="clear" w:color="auto" w:fill="auto"/>
            <w:tcMar>
              <w:top w:w="100" w:type="dxa"/>
              <w:left w:w="100" w:type="dxa"/>
              <w:bottom w:w="100" w:type="dxa"/>
              <w:right w:w="100" w:type="dxa"/>
            </w:tcMar>
          </w:tcPr>
          <w:p w14:paraId="41F0A37F" w14:textId="77777777" w:rsidR="006D1658" w:rsidRDefault="00000000">
            <w:pPr>
              <w:widowControl w:val="0"/>
              <w:spacing w:line="480" w:lineRule="auto"/>
              <w:jc w:val="both"/>
            </w:pPr>
            <w:r>
              <w:t>P 58,000.00</w:t>
            </w:r>
          </w:p>
        </w:tc>
      </w:tr>
      <w:tr w:rsidR="006D1658" w14:paraId="32D15FEE" w14:textId="77777777">
        <w:tc>
          <w:tcPr>
            <w:tcW w:w="2760" w:type="dxa"/>
            <w:shd w:val="clear" w:color="auto" w:fill="auto"/>
            <w:tcMar>
              <w:top w:w="100" w:type="dxa"/>
              <w:left w:w="100" w:type="dxa"/>
              <w:bottom w:w="100" w:type="dxa"/>
              <w:right w:w="100" w:type="dxa"/>
            </w:tcMar>
          </w:tcPr>
          <w:p w14:paraId="3A351A5C" w14:textId="77777777" w:rsidR="006D1658" w:rsidRDefault="00000000">
            <w:pPr>
              <w:widowControl w:val="0"/>
              <w:spacing w:line="480" w:lineRule="auto"/>
              <w:jc w:val="both"/>
            </w:pPr>
            <w:r>
              <w:t>7</w:t>
            </w:r>
          </w:p>
        </w:tc>
        <w:tc>
          <w:tcPr>
            <w:tcW w:w="2795" w:type="dxa"/>
            <w:shd w:val="clear" w:color="auto" w:fill="auto"/>
            <w:tcMar>
              <w:top w:w="100" w:type="dxa"/>
              <w:left w:w="100" w:type="dxa"/>
              <w:bottom w:w="100" w:type="dxa"/>
              <w:right w:w="100" w:type="dxa"/>
            </w:tcMar>
          </w:tcPr>
          <w:p w14:paraId="22410108" w14:textId="77777777" w:rsidR="006D1658" w:rsidRDefault="00000000">
            <w:pPr>
              <w:widowControl w:val="0"/>
              <w:spacing w:line="480" w:lineRule="auto"/>
              <w:jc w:val="both"/>
            </w:pPr>
            <w:r>
              <w:t>P 43,500.00</w:t>
            </w:r>
          </w:p>
        </w:tc>
      </w:tr>
      <w:tr w:rsidR="006D1658" w14:paraId="5B4179C4" w14:textId="77777777">
        <w:tc>
          <w:tcPr>
            <w:tcW w:w="2760" w:type="dxa"/>
            <w:shd w:val="clear" w:color="auto" w:fill="auto"/>
            <w:tcMar>
              <w:top w:w="100" w:type="dxa"/>
              <w:left w:w="100" w:type="dxa"/>
              <w:bottom w:w="100" w:type="dxa"/>
              <w:right w:w="100" w:type="dxa"/>
            </w:tcMar>
          </w:tcPr>
          <w:p w14:paraId="255A0701" w14:textId="77777777" w:rsidR="006D1658" w:rsidRDefault="00000000">
            <w:pPr>
              <w:widowControl w:val="0"/>
              <w:spacing w:line="480" w:lineRule="auto"/>
              <w:jc w:val="both"/>
            </w:pPr>
            <w:r>
              <w:t>8</w:t>
            </w:r>
          </w:p>
        </w:tc>
        <w:tc>
          <w:tcPr>
            <w:tcW w:w="2795" w:type="dxa"/>
            <w:shd w:val="clear" w:color="auto" w:fill="auto"/>
            <w:tcMar>
              <w:top w:w="100" w:type="dxa"/>
              <w:left w:w="100" w:type="dxa"/>
              <w:bottom w:w="100" w:type="dxa"/>
              <w:right w:w="100" w:type="dxa"/>
            </w:tcMar>
          </w:tcPr>
          <w:p w14:paraId="09CB672A" w14:textId="77777777" w:rsidR="006D1658" w:rsidRDefault="00000000">
            <w:pPr>
              <w:widowControl w:val="0"/>
              <w:spacing w:line="480" w:lineRule="auto"/>
              <w:jc w:val="both"/>
            </w:pPr>
            <w:r>
              <w:t>P 29,000.00</w:t>
            </w:r>
          </w:p>
        </w:tc>
      </w:tr>
      <w:tr w:rsidR="006D1658" w14:paraId="70CE37BC" w14:textId="77777777">
        <w:tc>
          <w:tcPr>
            <w:tcW w:w="2760" w:type="dxa"/>
            <w:shd w:val="clear" w:color="auto" w:fill="auto"/>
            <w:tcMar>
              <w:top w:w="100" w:type="dxa"/>
              <w:left w:w="100" w:type="dxa"/>
              <w:bottom w:w="100" w:type="dxa"/>
              <w:right w:w="100" w:type="dxa"/>
            </w:tcMar>
          </w:tcPr>
          <w:p w14:paraId="79E9474A" w14:textId="77777777" w:rsidR="006D1658" w:rsidRDefault="00000000">
            <w:pPr>
              <w:widowControl w:val="0"/>
              <w:spacing w:line="480" w:lineRule="auto"/>
              <w:jc w:val="both"/>
            </w:pPr>
            <w:r>
              <w:t>9</w:t>
            </w:r>
          </w:p>
        </w:tc>
        <w:tc>
          <w:tcPr>
            <w:tcW w:w="2795" w:type="dxa"/>
            <w:shd w:val="clear" w:color="auto" w:fill="auto"/>
            <w:tcMar>
              <w:top w:w="100" w:type="dxa"/>
              <w:left w:w="100" w:type="dxa"/>
              <w:bottom w:w="100" w:type="dxa"/>
              <w:right w:w="100" w:type="dxa"/>
            </w:tcMar>
          </w:tcPr>
          <w:p w14:paraId="0560E217" w14:textId="77777777" w:rsidR="006D1658" w:rsidRDefault="00000000">
            <w:pPr>
              <w:widowControl w:val="0"/>
              <w:spacing w:line="480" w:lineRule="auto"/>
              <w:jc w:val="both"/>
            </w:pPr>
            <w:r>
              <w:t>P 14,500.00</w:t>
            </w:r>
          </w:p>
        </w:tc>
      </w:tr>
      <w:tr w:rsidR="006D1658" w14:paraId="6075CC9A" w14:textId="77777777">
        <w:tc>
          <w:tcPr>
            <w:tcW w:w="2760" w:type="dxa"/>
            <w:shd w:val="clear" w:color="auto" w:fill="auto"/>
            <w:tcMar>
              <w:top w:w="100" w:type="dxa"/>
              <w:left w:w="100" w:type="dxa"/>
              <w:bottom w:w="100" w:type="dxa"/>
              <w:right w:w="100" w:type="dxa"/>
            </w:tcMar>
          </w:tcPr>
          <w:p w14:paraId="323D2E05" w14:textId="77777777" w:rsidR="006D1658" w:rsidRDefault="00000000">
            <w:pPr>
              <w:widowControl w:val="0"/>
              <w:spacing w:line="480" w:lineRule="auto"/>
              <w:jc w:val="both"/>
            </w:pPr>
            <w:r>
              <w:t>10</w:t>
            </w:r>
          </w:p>
        </w:tc>
        <w:tc>
          <w:tcPr>
            <w:tcW w:w="2795" w:type="dxa"/>
            <w:shd w:val="clear" w:color="auto" w:fill="auto"/>
            <w:tcMar>
              <w:top w:w="100" w:type="dxa"/>
              <w:left w:w="100" w:type="dxa"/>
              <w:bottom w:w="100" w:type="dxa"/>
              <w:right w:w="100" w:type="dxa"/>
            </w:tcMar>
          </w:tcPr>
          <w:p w14:paraId="701B4011" w14:textId="77777777" w:rsidR="006D1658" w:rsidRDefault="00000000">
            <w:pPr>
              <w:widowControl w:val="0"/>
              <w:spacing w:line="480" w:lineRule="auto"/>
              <w:jc w:val="both"/>
            </w:pPr>
            <w:r>
              <w:t>P 0.00</w:t>
            </w:r>
          </w:p>
        </w:tc>
      </w:tr>
    </w:tbl>
    <w:p w14:paraId="223716AD" w14:textId="77777777" w:rsidR="006D1658" w:rsidRDefault="006D1658">
      <w:pPr>
        <w:spacing w:line="480" w:lineRule="auto"/>
        <w:jc w:val="both"/>
      </w:pPr>
    </w:p>
    <w:p w14:paraId="366D9F73" w14:textId="77777777" w:rsidR="006D1658" w:rsidRDefault="00000000">
      <w:pPr>
        <w:spacing w:line="480" w:lineRule="auto"/>
        <w:jc w:val="both"/>
      </w:pPr>
      <w:r>
        <w:rPr>
          <w:i/>
        </w:rPr>
        <w:t xml:space="preserve">Tangible </w:t>
      </w:r>
      <w:commentRangeStart w:id="160"/>
      <w:r>
        <w:rPr>
          <w:i/>
        </w:rPr>
        <w:t>and</w:t>
      </w:r>
      <w:commentRangeEnd w:id="160"/>
      <w:r w:rsidR="00BE66AA">
        <w:rPr>
          <w:rStyle w:val="CommentReference"/>
        </w:rPr>
        <w:commentReference w:id="160"/>
      </w:r>
      <w:r>
        <w:rPr>
          <w:i/>
        </w:rPr>
        <w:t xml:space="preserve"> Intangible Benefits</w:t>
      </w:r>
    </w:p>
    <w:p w14:paraId="268AC5E3" w14:textId="77777777" w:rsidR="006D1658" w:rsidRDefault="00000000">
      <w:pPr>
        <w:spacing w:before="240" w:after="240" w:line="480" w:lineRule="auto"/>
        <w:ind w:firstLine="720"/>
        <w:jc w:val="both"/>
      </w:pPr>
      <w:r>
        <w:t>Tangible Benefits</w:t>
      </w:r>
    </w:p>
    <w:p w14:paraId="34D65767" w14:textId="77777777" w:rsidR="006D1658" w:rsidRDefault="00000000">
      <w:pPr>
        <w:numPr>
          <w:ilvl w:val="0"/>
          <w:numId w:val="4"/>
        </w:numPr>
        <w:spacing w:before="240" w:after="240" w:line="480" w:lineRule="auto"/>
        <w:jc w:val="both"/>
      </w:pPr>
      <w:r>
        <w:t>Reduce the use of paper and writing materials.</w:t>
      </w:r>
    </w:p>
    <w:p w14:paraId="1DE3DE44" w14:textId="77777777" w:rsidR="006D1658" w:rsidRDefault="00000000">
      <w:pPr>
        <w:spacing w:before="240" w:after="240" w:line="480" w:lineRule="auto"/>
        <w:ind w:firstLine="720"/>
        <w:jc w:val="both"/>
      </w:pPr>
      <w:r>
        <w:t>Intangible Benefits</w:t>
      </w:r>
    </w:p>
    <w:p w14:paraId="49D293FF" w14:textId="77777777" w:rsidR="006D1658" w:rsidRDefault="00000000">
      <w:pPr>
        <w:numPr>
          <w:ilvl w:val="0"/>
          <w:numId w:val="6"/>
        </w:numPr>
        <w:spacing w:before="240" w:line="480" w:lineRule="auto"/>
        <w:jc w:val="both"/>
      </w:pPr>
      <w:r>
        <w:t>Data Confidentiality.</w:t>
      </w:r>
    </w:p>
    <w:p w14:paraId="2E846771" w14:textId="77777777" w:rsidR="006D1658" w:rsidRDefault="00000000">
      <w:pPr>
        <w:numPr>
          <w:ilvl w:val="0"/>
          <w:numId w:val="6"/>
        </w:numPr>
        <w:spacing w:line="480" w:lineRule="auto"/>
        <w:jc w:val="both"/>
      </w:pPr>
      <w:r>
        <w:t>Enhanced Productivity</w:t>
      </w:r>
    </w:p>
    <w:p w14:paraId="288130AB" w14:textId="77777777" w:rsidR="006D1658" w:rsidRDefault="00000000">
      <w:pPr>
        <w:numPr>
          <w:ilvl w:val="0"/>
          <w:numId w:val="6"/>
        </w:numPr>
        <w:spacing w:after="240" w:line="480" w:lineRule="auto"/>
        <w:jc w:val="both"/>
      </w:pPr>
      <w:r>
        <w:t>Accessibility</w:t>
      </w:r>
    </w:p>
    <w:p w14:paraId="7F34E90F" w14:textId="77777777" w:rsidR="006D1658" w:rsidRDefault="00000000">
      <w:pPr>
        <w:spacing w:before="240" w:after="240" w:line="480" w:lineRule="auto"/>
        <w:jc w:val="both"/>
        <w:rPr>
          <w:i/>
        </w:rPr>
      </w:pPr>
      <w:r>
        <w:rPr>
          <w:i/>
        </w:rPr>
        <w:t>Architectural Design</w:t>
      </w:r>
    </w:p>
    <w:p w14:paraId="2BDDD598" w14:textId="77777777" w:rsidR="006D1658" w:rsidRDefault="00000000">
      <w:pPr>
        <w:spacing w:line="480" w:lineRule="auto"/>
      </w:pPr>
      <w:r>
        <w:tab/>
      </w:r>
      <w:r>
        <w:rPr>
          <w:i/>
        </w:rPr>
        <w:t xml:space="preserve">Use Case </w:t>
      </w:r>
      <w:commentRangeStart w:id="161"/>
      <w:r>
        <w:rPr>
          <w:i/>
        </w:rPr>
        <w:t>Diagram</w:t>
      </w:r>
      <w:commentRangeEnd w:id="161"/>
      <w:r w:rsidR="00BE66AA">
        <w:rPr>
          <w:rStyle w:val="CommentReference"/>
        </w:rPr>
        <w:commentReference w:id="161"/>
      </w:r>
      <w:r>
        <w:rPr>
          <w:i/>
        </w:rPr>
        <w:t xml:space="preserve"> of the Proposed System </w:t>
      </w:r>
    </w:p>
    <w:p w14:paraId="7857E67B" w14:textId="77777777" w:rsidR="006D1658" w:rsidRDefault="00000000">
      <w:pPr>
        <w:spacing w:line="480" w:lineRule="auto"/>
        <w:jc w:val="center"/>
      </w:pPr>
      <w:r>
        <w:rPr>
          <w:noProof/>
        </w:rPr>
        <w:lastRenderedPageBreak/>
        <w:drawing>
          <wp:inline distT="114300" distB="114300" distL="114300" distR="114300" wp14:anchorId="02C6CA3F" wp14:editId="1F49859E">
            <wp:extent cx="5486400" cy="4267200"/>
            <wp:effectExtent l="12700" t="12700" r="12700" b="1270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486400" cy="4267200"/>
                    </a:xfrm>
                    <a:prstGeom prst="rect">
                      <a:avLst/>
                    </a:prstGeom>
                    <a:ln w="12700">
                      <a:solidFill>
                        <a:srgbClr val="000000"/>
                      </a:solidFill>
                      <a:prstDash val="solid"/>
                    </a:ln>
                  </pic:spPr>
                </pic:pic>
              </a:graphicData>
            </a:graphic>
          </wp:inline>
        </w:drawing>
      </w:r>
    </w:p>
    <w:p w14:paraId="5F31FAB6" w14:textId="77777777" w:rsidR="006D1658" w:rsidRDefault="00000000">
      <w:pPr>
        <w:spacing w:line="480" w:lineRule="auto"/>
        <w:jc w:val="center"/>
      </w:pPr>
      <w:r>
        <w:t>Figure 4. Use Case Diagram of the Study</w:t>
      </w:r>
    </w:p>
    <w:p w14:paraId="1B6C060A" w14:textId="592CBE62" w:rsidR="006D1658" w:rsidRDefault="00000000">
      <w:pPr>
        <w:spacing w:line="480" w:lineRule="auto"/>
        <w:jc w:val="both"/>
      </w:pPr>
      <w:r>
        <w:tab/>
      </w:r>
      <w:commentRangeStart w:id="162"/>
      <w:r>
        <w:t>Figure</w:t>
      </w:r>
      <w:commentRangeEnd w:id="162"/>
      <w:r w:rsidR="00BE66AA">
        <w:rPr>
          <w:rStyle w:val="CommentReference"/>
        </w:rPr>
        <w:commentReference w:id="162"/>
      </w:r>
      <w:r>
        <w:t xml:space="preserve"> 2 shows the use case diagram of the proposed system for the users and the Admin. The users can access and interact with the systems while the admins use the </w:t>
      </w:r>
      <w:ins w:id="163" w:author="SAPUL Ma. Shiela C." w:date="2024-05-24T11:09:00Z" w16du:dateUtc="2024-05-24T03:09:00Z">
        <w:r w:rsidR="00BE66AA">
          <w:t xml:space="preserve">application's </w:t>
        </w:r>
        <w:proofErr w:type="gramStart"/>
        <w:r w:rsidR="00BE66AA">
          <w:t>back</w:t>
        </w:r>
      </w:ins>
      <w:ins w:id="164" w:author="SAPUL Ma. Shiela C." w:date="2024-05-24T11:10:00Z" w16du:dateUtc="2024-05-24T03:10:00Z">
        <w:r w:rsidR="00BE66AA">
          <w:t>-</w:t>
        </w:r>
      </w:ins>
      <w:ins w:id="165" w:author="SAPUL Ma. Shiela C." w:date="2024-05-24T11:09:00Z" w16du:dateUtc="2024-05-24T03:09:00Z">
        <w:r w:rsidR="00BE66AA">
          <w:t>end</w:t>
        </w:r>
      </w:ins>
      <w:proofErr w:type="gramEnd"/>
      <w:r>
        <w:t>.</w:t>
      </w:r>
    </w:p>
    <w:p w14:paraId="1A307305" w14:textId="77777777" w:rsidR="006D1658" w:rsidRDefault="006D1658">
      <w:pPr>
        <w:spacing w:line="480" w:lineRule="auto"/>
        <w:jc w:val="both"/>
      </w:pPr>
    </w:p>
    <w:p w14:paraId="4FB941EF" w14:textId="77777777" w:rsidR="006D1658" w:rsidRDefault="00000000">
      <w:pPr>
        <w:spacing w:line="480" w:lineRule="auto"/>
        <w:jc w:val="both"/>
      </w:pPr>
      <w:r>
        <w:tab/>
        <w:t>The users are required to input their information for them to get registered and have access to the system.</w:t>
      </w:r>
    </w:p>
    <w:p w14:paraId="112353BB" w14:textId="77777777" w:rsidR="006D1658" w:rsidRDefault="006D1658">
      <w:pPr>
        <w:spacing w:line="480" w:lineRule="auto"/>
        <w:jc w:val="both"/>
      </w:pPr>
    </w:p>
    <w:p w14:paraId="134FE19C" w14:textId="5DB47E2E" w:rsidR="006D1658" w:rsidRDefault="00000000">
      <w:pPr>
        <w:spacing w:line="480" w:lineRule="auto"/>
        <w:jc w:val="both"/>
      </w:pPr>
      <w:r>
        <w:tab/>
        <w:t xml:space="preserve">The administrators and programmers </w:t>
      </w:r>
      <w:ins w:id="166" w:author="SAPUL Ma. Shiela C." w:date="2024-05-24T11:42:00Z" w16du:dateUtc="2024-05-24T03:42:00Z">
        <w:r w:rsidR="00BE66AA">
          <w:t>are privileged</w:t>
        </w:r>
      </w:ins>
      <w:r>
        <w:t xml:space="preserve"> to access the server housing </w:t>
      </w:r>
      <w:ins w:id="167" w:author="SAPUL Ma. Shiela C." w:date="2024-05-24T11:10:00Z" w16du:dateUtc="2024-05-24T03:10:00Z">
        <w:r w:rsidR="00BE66AA">
          <w:t>the accumulated data and the application's source code</w:t>
        </w:r>
      </w:ins>
      <w:r>
        <w:t xml:space="preserve">. With this access, they </w:t>
      </w:r>
      <w:ins w:id="168" w:author="SAPUL Ma. Shiela C." w:date="2024-05-24T11:11:00Z" w16du:dateUtc="2024-05-24T03:11:00Z">
        <w:r w:rsidR="00BE66AA">
          <w:t>can modify and review</w:t>
        </w:r>
      </w:ins>
      <w:r>
        <w:t xml:space="preserve"> the collected data comprehensively. </w:t>
      </w:r>
    </w:p>
    <w:p w14:paraId="7A8EEBBE" w14:textId="77777777" w:rsidR="006D1658" w:rsidRDefault="006D1658">
      <w:pPr>
        <w:spacing w:line="480" w:lineRule="auto"/>
        <w:jc w:val="both"/>
      </w:pPr>
    </w:p>
    <w:p w14:paraId="57F6E291" w14:textId="77777777" w:rsidR="006D1658" w:rsidRDefault="00000000">
      <w:pPr>
        <w:spacing w:line="480" w:lineRule="auto"/>
        <w:jc w:val="both"/>
        <w:rPr>
          <w:i/>
        </w:rPr>
      </w:pPr>
      <w:commentRangeStart w:id="169"/>
      <w:r>
        <w:rPr>
          <w:i/>
        </w:rPr>
        <w:lastRenderedPageBreak/>
        <w:t>Sequence</w:t>
      </w:r>
      <w:commentRangeEnd w:id="169"/>
      <w:r w:rsidR="00BE66AA">
        <w:rPr>
          <w:rStyle w:val="CommentReference"/>
        </w:rPr>
        <w:commentReference w:id="169"/>
      </w:r>
      <w:r>
        <w:rPr>
          <w:i/>
        </w:rPr>
        <w:t xml:space="preserve"> diagram of the proposed </w:t>
      </w:r>
      <w:proofErr w:type="gramStart"/>
      <w:r>
        <w:rPr>
          <w:i/>
        </w:rPr>
        <w:t>system</w:t>
      </w:r>
      <w:proofErr w:type="gramEnd"/>
      <w:r>
        <w:rPr>
          <w:i/>
        </w:rPr>
        <w:t xml:space="preserve"> </w:t>
      </w:r>
    </w:p>
    <w:p w14:paraId="355EA8F9" w14:textId="77777777" w:rsidR="006D1658" w:rsidRDefault="006D1658">
      <w:pPr>
        <w:spacing w:line="480" w:lineRule="auto"/>
        <w:jc w:val="both"/>
        <w:rPr>
          <w:i/>
        </w:rPr>
      </w:pPr>
    </w:p>
    <w:p w14:paraId="0B851933" w14:textId="77777777" w:rsidR="006D1658" w:rsidRDefault="00000000">
      <w:pPr>
        <w:spacing w:line="480" w:lineRule="auto"/>
        <w:jc w:val="both"/>
      </w:pPr>
      <w:r>
        <w:rPr>
          <w:noProof/>
        </w:rPr>
        <w:drawing>
          <wp:inline distT="114300" distB="114300" distL="114300" distR="114300" wp14:anchorId="6297B0C0" wp14:editId="7064A8FD">
            <wp:extent cx="5486400" cy="2514600"/>
            <wp:effectExtent l="12700" t="12700" r="12700" b="1270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486400" cy="2514600"/>
                    </a:xfrm>
                    <a:prstGeom prst="rect">
                      <a:avLst/>
                    </a:prstGeom>
                    <a:ln w="12700">
                      <a:solidFill>
                        <a:srgbClr val="000000"/>
                      </a:solidFill>
                      <a:prstDash val="solid"/>
                    </a:ln>
                  </pic:spPr>
                </pic:pic>
              </a:graphicData>
            </a:graphic>
          </wp:inline>
        </w:drawing>
      </w:r>
    </w:p>
    <w:p w14:paraId="0C246A9C" w14:textId="77777777" w:rsidR="006D1658" w:rsidRDefault="00000000">
      <w:pPr>
        <w:spacing w:line="480" w:lineRule="auto"/>
        <w:jc w:val="center"/>
      </w:pPr>
      <w:r>
        <w:t>Figure 5. Sequence Diagram of the Study</w:t>
      </w:r>
    </w:p>
    <w:p w14:paraId="6C1A952C" w14:textId="77777777" w:rsidR="006D1658" w:rsidRDefault="006D1658">
      <w:pPr>
        <w:spacing w:line="480" w:lineRule="auto"/>
        <w:jc w:val="both"/>
      </w:pPr>
    </w:p>
    <w:p w14:paraId="52D9A328" w14:textId="022D3BBF" w:rsidR="006D1658" w:rsidRDefault="00000000">
      <w:pPr>
        <w:spacing w:line="480" w:lineRule="auto"/>
        <w:ind w:firstLine="720"/>
        <w:jc w:val="both"/>
      </w:pPr>
      <w:commentRangeStart w:id="170"/>
      <w:r>
        <w:t>Upon</w:t>
      </w:r>
      <w:commentRangeEnd w:id="170"/>
      <w:r w:rsidR="00BE66AA">
        <w:rPr>
          <w:rStyle w:val="CommentReference"/>
        </w:rPr>
        <w:commentReference w:id="170"/>
      </w:r>
      <w:r>
        <w:t xml:space="preserve"> entering their login credentials, the user will be directed to the dashboard interface. Here</w:t>
      </w:r>
      <w:ins w:id="171" w:author="SAPUL Ma. Shiela C." w:date="2024-05-24T11:13:00Z" w16du:dateUtc="2024-05-24T03:13:00Z">
        <w:r w:rsidR="00BE66AA">
          <w:t>,</w:t>
        </w:r>
      </w:ins>
      <w:r>
        <w:t xml:space="preserve"> they will be given the choice to make summarized content via OCR or file upload or check the repository containing the history logs of their past works. </w:t>
      </w:r>
    </w:p>
    <w:p w14:paraId="02551E36" w14:textId="77777777" w:rsidR="006D1658" w:rsidRDefault="006D1658">
      <w:pPr>
        <w:spacing w:line="480" w:lineRule="auto"/>
        <w:jc w:val="both"/>
      </w:pPr>
    </w:p>
    <w:p w14:paraId="1674A794" w14:textId="77777777" w:rsidR="006D1658" w:rsidRDefault="00000000">
      <w:pPr>
        <w:spacing w:line="480" w:lineRule="auto"/>
        <w:jc w:val="both"/>
        <w:rPr>
          <w:i/>
        </w:rPr>
      </w:pPr>
      <w:r>
        <w:rPr>
          <w:i/>
        </w:rPr>
        <w:t xml:space="preserve">Activity Diagram of the Proposed System </w:t>
      </w:r>
    </w:p>
    <w:p w14:paraId="144DA7D2" w14:textId="77777777" w:rsidR="006D1658" w:rsidRDefault="006D1658">
      <w:pPr>
        <w:spacing w:line="480" w:lineRule="auto"/>
        <w:jc w:val="both"/>
        <w:rPr>
          <w:i/>
        </w:rPr>
      </w:pPr>
    </w:p>
    <w:p w14:paraId="022BDF9C" w14:textId="77777777" w:rsidR="006D1658" w:rsidRDefault="00000000">
      <w:pPr>
        <w:spacing w:line="480" w:lineRule="auto"/>
        <w:jc w:val="both"/>
      </w:pPr>
      <w:r>
        <w:rPr>
          <w:noProof/>
        </w:rPr>
        <w:drawing>
          <wp:inline distT="114300" distB="114300" distL="114300" distR="114300" wp14:anchorId="60B3D9AF" wp14:editId="6EB2FE71">
            <wp:extent cx="5486400" cy="838200"/>
            <wp:effectExtent l="12700" t="12700" r="12700" b="127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486400" cy="838200"/>
                    </a:xfrm>
                    <a:prstGeom prst="rect">
                      <a:avLst/>
                    </a:prstGeom>
                    <a:ln w="12700">
                      <a:solidFill>
                        <a:srgbClr val="000000"/>
                      </a:solidFill>
                      <a:prstDash val="solid"/>
                    </a:ln>
                  </pic:spPr>
                </pic:pic>
              </a:graphicData>
            </a:graphic>
          </wp:inline>
        </w:drawing>
      </w:r>
    </w:p>
    <w:p w14:paraId="682E1F9D" w14:textId="77777777" w:rsidR="006D1658" w:rsidRDefault="00000000">
      <w:pPr>
        <w:spacing w:line="480" w:lineRule="auto"/>
        <w:jc w:val="center"/>
      </w:pPr>
      <w:r>
        <w:t>Figure 6</w:t>
      </w:r>
    </w:p>
    <w:p w14:paraId="4C7FAFDD" w14:textId="77777777" w:rsidR="006D1658" w:rsidRDefault="006D1658">
      <w:pPr>
        <w:spacing w:line="480" w:lineRule="auto"/>
        <w:jc w:val="both"/>
      </w:pPr>
    </w:p>
    <w:p w14:paraId="598A9C5B" w14:textId="0F6C1946" w:rsidR="006D1658" w:rsidRDefault="00000000">
      <w:pPr>
        <w:spacing w:line="480" w:lineRule="auto"/>
        <w:ind w:firstLine="720"/>
        <w:jc w:val="both"/>
      </w:pPr>
      <w:commentRangeStart w:id="172"/>
      <w:r>
        <w:lastRenderedPageBreak/>
        <w:t>Figure</w:t>
      </w:r>
      <w:commentRangeEnd w:id="172"/>
      <w:r w:rsidR="00BE66AA">
        <w:rPr>
          <w:rStyle w:val="CommentReference"/>
        </w:rPr>
        <w:commentReference w:id="172"/>
      </w:r>
      <w:r>
        <w:t xml:space="preserve"> </w:t>
      </w:r>
      <w:ins w:id="173" w:author="SAPUL Ma. Shiela C." w:date="2024-05-24T11:20:00Z" w16du:dateUtc="2024-05-24T03:20:00Z">
        <w:r w:rsidR="00BE66AA">
          <w:t xml:space="preserve">7 </w:t>
        </w:r>
      </w:ins>
      <w:r>
        <w:t xml:space="preserve">illustrates the procedure to access the system. It commences after putting in the login credentials. </w:t>
      </w:r>
      <w:ins w:id="174" w:author="SAPUL Ma. Shiela C." w:date="2024-05-24T11:22:00Z" w16du:dateUtc="2024-05-24T03:22:00Z">
        <w:r w:rsidR="00BE66AA">
          <w:t>I</w:t>
        </w:r>
        <w:r w:rsidR="00BE66AA">
          <w:t xml:space="preserve">nformation </w:t>
        </w:r>
      </w:ins>
      <w:r w:rsidR="00BE66AA">
        <w:t>about</w:t>
      </w:r>
      <w:r>
        <w:t xml:space="preserve"> </w:t>
      </w:r>
      <w:ins w:id="175" w:author="SAPUL Ma. Shiela C." w:date="2024-05-24T11:42:00Z" w16du:dateUtc="2024-05-24T03:42:00Z">
        <w:r w:rsidR="00BE66AA">
          <w:t xml:space="preserve">users with </w:t>
        </w:r>
      </w:ins>
      <w:ins w:id="176" w:author="SAPUL Ma. Shiela C." w:date="2024-05-24T11:22:00Z" w16du:dateUtc="2024-05-24T03:22:00Z">
        <w:r w:rsidR="00BE66AA">
          <w:t>log histor</w:t>
        </w:r>
      </w:ins>
      <w:ins w:id="177" w:author="SAPUL Ma. Shiela C." w:date="2024-05-24T11:42:00Z" w16du:dateUtc="2024-05-24T03:42:00Z">
        <w:r w:rsidR="00BE66AA">
          <w:t>y</w:t>
        </w:r>
      </w:ins>
      <w:r>
        <w:t xml:space="preserve"> from the past. A different procedure is shown for users who have not yet registered.</w:t>
      </w:r>
    </w:p>
    <w:p w14:paraId="359D3E8E" w14:textId="77777777" w:rsidR="006D1658" w:rsidRDefault="00000000">
      <w:pPr>
        <w:spacing w:line="480" w:lineRule="auto"/>
        <w:jc w:val="both"/>
      </w:pPr>
      <w:r>
        <w:br/>
      </w:r>
      <w:r>
        <w:rPr>
          <w:noProof/>
        </w:rPr>
        <w:drawing>
          <wp:inline distT="114300" distB="114300" distL="114300" distR="114300" wp14:anchorId="63D81628" wp14:editId="73D6E5F4">
            <wp:extent cx="5486400" cy="635000"/>
            <wp:effectExtent l="12700" t="12700" r="12700" b="127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486400" cy="635000"/>
                    </a:xfrm>
                    <a:prstGeom prst="rect">
                      <a:avLst/>
                    </a:prstGeom>
                    <a:ln w="12700">
                      <a:solidFill>
                        <a:srgbClr val="000000"/>
                      </a:solidFill>
                      <a:prstDash val="solid"/>
                    </a:ln>
                  </pic:spPr>
                </pic:pic>
              </a:graphicData>
            </a:graphic>
          </wp:inline>
        </w:drawing>
      </w:r>
    </w:p>
    <w:p w14:paraId="6C758BD9" w14:textId="77777777" w:rsidR="006D1658" w:rsidRDefault="00000000">
      <w:pPr>
        <w:spacing w:line="480" w:lineRule="auto"/>
        <w:jc w:val="center"/>
      </w:pPr>
      <w:commentRangeStart w:id="178"/>
      <w:r>
        <w:t>Figure</w:t>
      </w:r>
      <w:commentRangeEnd w:id="178"/>
      <w:r w:rsidR="00BE66AA">
        <w:rPr>
          <w:rStyle w:val="CommentReference"/>
        </w:rPr>
        <w:commentReference w:id="178"/>
      </w:r>
      <w:r>
        <w:t xml:space="preserve"> </w:t>
      </w:r>
      <w:proofErr w:type="gramStart"/>
      <w:r>
        <w:t>7</w:t>
      </w:r>
      <w:proofErr w:type="gramEnd"/>
    </w:p>
    <w:p w14:paraId="748301DC" w14:textId="77777777" w:rsidR="006D1658" w:rsidRDefault="006D1658">
      <w:pPr>
        <w:spacing w:line="480" w:lineRule="auto"/>
        <w:jc w:val="both"/>
      </w:pPr>
    </w:p>
    <w:p w14:paraId="60EB42D7" w14:textId="77777777" w:rsidR="006D1658" w:rsidRDefault="00000000">
      <w:pPr>
        <w:spacing w:line="480" w:lineRule="auto"/>
        <w:jc w:val="both"/>
      </w:pPr>
      <w:r>
        <w:tab/>
        <w:t>The system will ask the user to input their full name, email, and password. Once complete, the user can now have access to the application.</w:t>
      </w:r>
    </w:p>
    <w:p w14:paraId="3C701DEE" w14:textId="77777777" w:rsidR="006D1658" w:rsidRDefault="006D1658">
      <w:pPr>
        <w:spacing w:line="480" w:lineRule="auto"/>
        <w:jc w:val="both"/>
      </w:pPr>
    </w:p>
    <w:p w14:paraId="3438F58C" w14:textId="77777777" w:rsidR="006D1658" w:rsidRDefault="00000000">
      <w:pPr>
        <w:spacing w:line="480" w:lineRule="auto"/>
        <w:jc w:val="both"/>
      </w:pPr>
      <w:r>
        <w:rPr>
          <w:noProof/>
        </w:rPr>
        <w:drawing>
          <wp:inline distT="114300" distB="114300" distL="114300" distR="114300" wp14:anchorId="1640B149" wp14:editId="4ADE09DF">
            <wp:extent cx="5486400" cy="2451100"/>
            <wp:effectExtent l="12700" t="12700" r="12700" b="127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486400" cy="2451100"/>
                    </a:xfrm>
                    <a:prstGeom prst="rect">
                      <a:avLst/>
                    </a:prstGeom>
                    <a:ln w="12700">
                      <a:solidFill>
                        <a:srgbClr val="000000"/>
                      </a:solidFill>
                      <a:prstDash val="solid"/>
                    </a:ln>
                  </pic:spPr>
                </pic:pic>
              </a:graphicData>
            </a:graphic>
          </wp:inline>
        </w:drawing>
      </w:r>
    </w:p>
    <w:p w14:paraId="0830DDA5" w14:textId="77777777" w:rsidR="006D1658" w:rsidRDefault="00000000">
      <w:pPr>
        <w:spacing w:line="480" w:lineRule="auto"/>
        <w:jc w:val="center"/>
      </w:pPr>
      <w:r>
        <w:t>Figure 8</w:t>
      </w:r>
    </w:p>
    <w:p w14:paraId="55B3B7FD" w14:textId="77777777" w:rsidR="006D1658" w:rsidRDefault="006D1658">
      <w:pPr>
        <w:spacing w:line="480" w:lineRule="auto"/>
        <w:jc w:val="center"/>
      </w:pPr>
    </w:p>
    <w:p w14:paraId="6AA655D3" w14:textId="6F8CEA97" w:rsidR="006D1658" w:rsidRDefault="00000000">
      <w:pPr>
        <w:spacing w:line="480" w:lineRule="auto"/>
        <w:jc w:val="both"/>
      </w:pPr>
      <w:r>
        <w:tab/>
        <w:t xml:space="preserve">Figure </w:t>
      </w:r>
      <w:ins w:id="179" w:author="SAPUL Ma. Shiela C." w:date="2024-05-24T11:13:00Z" w16du:dateUtc="2024-05-24T03:13:00Z">
        <w:r w:rsidR="00BE66AA">
          <w:t xml:space="preserve">8 </w:t>
        </w:r>
      </w:ins>
      <w:r>
        <w:t xml:space="preserve">encompasses the </w:t>
      </w:r>
      <w:ins w:id="180" w:author="SAPUL Ma. Shiela C." w:date="2024-05-24T11:20:00Z" w16du:dateUtc="2024-05-24T03:20:00Z">
        <w:r w:rsidR="00BE66AA">
          <w:t>application's main page</w:t>
        </w:r>
      </w:ins>
      <w:r>
        <w:t xml:space="preserve"> containing the home page button, the camera page button, the profile page button, and the dashboard</w:t>
      </w:r>
      <w:ins w:id="181" w:author="SAPUL Ma. Shiela C." w:date="2024-05-24T11:20:00Z" w16du:dateUtc="2024-05-24T03:20:00Z">
        <w:r w:rsidR="00BE66AA">
          <w:t>,</w:t>
        </w:r>
      </w:ins>
      <w:r>
        <w:t xml:space="preserve"> which contains the history logs of past projects. </w:t>
      </w:r>
    </w:p>
    <w:p w14:paraId="0A377598" w14:textId="77777777" w:rsidR="006D1658" w:rsidRDefault="006D1658">
      <w:pPr>
        <w:spacing w:line="480" w:lineRule="auto"/>
        <w:jc w:val="both"/>
      </w:pPr>
    </w:p>
    <w:p w14:paraId="0CA6F7F4" w14:textId="77777777" w:rsidR="006D1658" w:rsidRDefault="00000000">
      <w:pPr>
        <w:spacing w:line="480" w:lineRule="auto"/>
        <w:jc w:val="both"/>
      </w:pPr>
      <w:r>
        <w:rPr>
          <w:noProof/>
        </w:rPr>
        <w:lastRenderedPageBreak/>
        <w:drawing>
          <wp:inline distT="114300" distB="114300" distL="114300" distR="114300" wp14:anchorId="432D8D5F" wp14:editId="45955BCA">
            <wp:extent cx="5486400" cy="1752600"/>
            <wp:effectExtent l="12700" t="12700" r="12700" b="1270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486400" cy="1752600"/>
                    </a:xfrm>
                    <a:prstGeom prst="rect">
                      <a:avLst/>
                    </a:prstGeom>
                    <a:ln w="12700">
                      <a:solidFill>
                        <a:srgbClr val="000000"/>
                      </a:solidFill>
                      <a:prstDash val="solid"/>
                    </a:ln>
                  </pic:spPr>
                </pic:pic>
              </a:graphicData>
            </a:graphic>
          </wp:inline>
        </w:drawing>
      </w:r>
    </w:p>
    <w:p w14:paraId="7C82F3CC" w14:textId="77777777" w:rsidR="006D1658" w:rsidRDefault="00000000">
      <w:pPr>
        <w:spacing w:line="480" w:lineRule="auto"/>
        <w:jc w:val="center"/>
      </w:pPr>
      <w:r>
        <w:t>Figure 9</w:t>
      </w:r>
    </w:p>
    <w:p w14:paraId="46CFE719" w14:textId="77777777" w:rsidR="006D1658" w:rsidRDefault="006D1658">
      <w:pPr>
        <w:spacing w:line="480" w:lineRule="auto"/>
        <w:jc w:val="both"/>
      </w:pPr>
    </w:p>
    <w:p w14:paraId="30E18C04" w14:textId="5A7E038D" w:rsidR="006D1658" w:rsidRDefault="00000000">
      <w:pPr>
        <w:spacing w:line="480" w:lineRule="auto"/>
        <w:jc w:val="both"/>
      </w:pPr>
      <w:r>
        <w:tab/>
        <w:t xml:space="preserve">By accessing the camera, the user </w:t>
      </w:r>
      <w:ins w:id="182" w:author="SAPUL Ma. Shiela C." w:date="2024-05-24T11:19:00Z" w16du:dateUtc="2024-05-24T03:19:00Z">
        <w:r w:rsidR="00BE66AA">
          <w:t>can</w:t>
        </w:r>
      </w:ins>
      <w:r>
        <w:t xml:space="preserve"> either use OCR technology or upload their files to summarize </w:t>
      </w:r>
      <w:ins w:id="183" w:author="SAPUL Ma. Shiela C." w:date="2024-05-24T11:19:00Z" w16du:dateUtc="2024-05-24T03:19:00Z">
        <w:r w:rsidR="00BE66AA">
          <w:t xml:space="preserve">the </w:t>
        </w:r>
      </w:ins>
      <w:r>
        <w:t xml:space="preserve">content. Failure to scan will result in trying again. Successful summarization will be stored </w:t>
      </w:r>
      <w:ins w:id="184" w:author="SAPUL Ma. Shiela C." w:date="2024-05-24T11:20:00Z" w16du:dateUtc="2024-05-24T03:20:00Z">
        <w:r w:rsidR="00BE66AA">
          <w:t>in the repository and</w:t>
        </w:r>
      </w:ins>
      <w:r>
        <w:t xml:space="preserve"> accessed via history logs. </w:t>
      </w:r>
    </w:p>
    <w:p w14:paraId="57C53870" w14:textId="77777777" w:rsidR="006D1658" w:rsidRDefault="006D1658">
      <w:pPr>
        <w:spacing w:line="480" w:lineRule="auto"/>
        <w:jc w:val="both"/>
      </w:pPr>
    </w:p>
    <w:p w14:paraId="4413095D" w14:textId="77777777" w:rsidR="006D1658" w:rsidRDefault="00000000">
      <w:pPr>
        <w:spacing w:line="480" w:lineRule="auto"/>
        <w:jc w:val="both"/>
      </w:pPr>
      <w:r>
        <w:rPr>
          <w:noProof/>
        </w:rPr>
        <w:drawing>
          <wp:inline distT="114300" distB="114300" distL="114300" distR="114300" wp14:anchorId="0DEF2BE7" wp14:editId="2B73F664">
            <wp:extent cx="5486400" cy="1371600"/>
            <wp:effectExtent l="12700" t="12700" r="12700" b="127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486400" cy="1371600"/>
                    </a:xfrm>
                    <a:prstGeom prst="rect">
                      <a:avLst/>
                    </a:prstGeom>
                    <a:ln w="12700">
                      <a:solidFill>
                        <a:srgbClr val="000000"/>
                      </a:solidFill>
                      <a:prstDash val="solid"/>
                    </a:ln>
                  </pic:spPr>
                </pic:pic>
              </a:graphicData>
            </a:graphic>
          </wp:inline>
        </w:drawing>
      </w:r>
    </w:p>
    <w:p w14:paraId="295B051C" w14:textId="77777777" w:rsidR="006D1658" w:rsidRDefault="00000000">
      <w:pPr>
        <w:spacing w:line="480" w:lineRule="auto"/>
        <w:jc w:val="center"/>
      </w:pPr>
      <w:r>
        <w:t>Figure 10</w:t>
      </w:r>
    </w:p>
    <w:p w14:paraId="23DFD239" w14:textId="63C1A835" w:rsidR="006D1658" w:rsidRDefault="00000000">
      <w:pPr>
        <w:spacing w:line="480" w:lineRule="auto"/>
        <w:jc w:val="both"/>
      </w:pPr>
      <w:r>
        <w:tab/>
        <w:t>The dashboard is located by accessing the user profile</w:t>
      </w:r>
      <w:ins w:id="185" w:author="SAPUL Ma. Shiela C." w:date="2024-05-24T11:19:00Z" w16du:dateUtc="2024-05-24T03:19:00Z">
        <w:r w:rsidR="00BE66AA">
          <w:t>,</w:t>
        </w:r>
      </w:ins>
      <w:r>
        <w:t xml:space="preserve"> where all past contents are stored. Quizzes and tests </w:t>
      </w:r>
      <w:ins w:id="186" w:author="SAPUL Ma. Shiela C." w:date="2024-05-24T11:19:00Z" w16du:dateUtc="2024-05-24T03:19:00Z">
        <w:r w:rsidR="00BE66AA">
          <w:t>the user makes</w:t>
        </w:r>
      </w:ins>
      <w:r>
        <w:t xml:space="preserve"> are accessed here and </w:t>
      </w:r>
      <w:proofErr w:type="gramStart"/>
      <w:r>
        <w:t>previous</w:t>
      </w:r>
      <w:proofErr w:type="gramEnd"/>
      <w:r>
        <w:t xml:space="preserve"> summarized outputs. </w:t>
      </w:r>
    </w:p>
    <w:p w14:paraId="5C90A062" w14:textId="77777777" w:rsidR="006D1658" w:rsidRDefault="00000000">
      <w:pPr>
        <w:spacing w:line="480" w:lineRule="auto"/>
        <w:jc w:val="both"/>
      </w:pPr>
      <w:r>
        <w:rPr>
          <w:noProof/>
        </w:rPr>
        <w:drawing>
          <wp:inline distT="114300" distB="114300" distL="114300" distR="114300" wp14:anchorId="1AC01A05" wp14:editId="56B2F46D">
            <wp:extent cx="5486400" cy="1244600"/>
            <wp:effectExtent l="12700" t="12700" r="12700" b="127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486400" cy="1244600"/>
                    </a:xfrm>
                    <a:prstGeom prst="rect">
                      <a:avLst/>
                    </a:prstGeom>
                    <a:ln w="12700">
                      <a:solidFill>
                        <a:srgbClr val="000000"/>
                      </a:solidFill>
                      <a:prstDash val="solid"/>
                    </a:ln>
                  </pic:spPr>
                </pic:pic>
              </a:graphicData>
            </a:graphic>
          </wp:inline>
        </w:drawing>
      </w:r>
    </w:p>
    <w:p w14:paraId="3365BAFA" w14:textId="77777777" w:rsidR="006D1658" w:rsidRDefault="00000000">
      <w:pPr>
        <w:spacing w:line="480" w:lineRule="auto"/>
        <w:jc w:val="center"/>
      </w:pPr>
      <w:r>
        <w:lastRenderedPageBreak/>
        <w:t>Figure 11</w:t>
      </w:r>
    </w:p>
    <w:p w14:paraId="60C2C775" w14:textId="77777777" w:rsidR="006D1658" w:rsidRDefault="00000000">
      <w:pPr>
        <w:spacing w:line="480" w:lineRule="auto"/>
        <w:jc w:val="both"/>
      </w:pPr>
      <w:r>
        <w:tab/>
        <w:t>The Figure illustrates the process of logging out of the application.</w:t>
      </w:r>
    </w:p>
    <w:p w14:paraId="2B6ACE03" w14:textId="77777777" w:rsidR="006D1658" w:rsidRDefault="006D1658">
      <w:pPr>
        <w:spacing w:line="480" w:lineRule="auto"/>
        <w:jc w:val="both"/>
      </w:pPr>
    </w:p>
    <w:p w14:paraId="3B6E2241" w14:textId="77777777" w:rsidR="006D1658" w:rsidRDefault="00000000" w:rsidP="00BE66AA">
      <w:pPr>
        <w:spacing w:line="480" w:lineRule="auto"/>
        <w:rPr>
          <w:i/>
        </w:rPr>
        <w:pPrChange w:id="187" w:author="SAPUL Ma. Shiela C." w:date="2024-05-24T11:14:00Z" w16du:dateUtc="2024-05-24T03:14:00Z">
          <w:pPr>
            <w:spacing w:line="480" w:lineRule="auto"/>
            <w:ind w:firstLine="720"/>
          </w:pPr>
        </w:pPrChange>
      </w:pPr>
      <w:r>
        <w:rPr>
          <w:i/>
        </w:rPr>
        <w:t xml:space="preserve">Database </w:t>
      </w:r>
      <w:commentRangeStart w:id="188"/>
      <w:r>
        <w:rPr>
          <w:i/>
        </w:rPr>
        <w:t>Structure</w:t>
      </w:r>
      <w:commentRangeEnd w:id="188"/>
      <w:r w:rsidR="00BE66AA">
        <w:rPr>
          <w:rStyle w:val="CommentReference"/>
        </w:rPr>
        <w:commentReference w:id="188"/>
      </w:r>
    </w:p>
    <w:p w14:paraId="0B24F74D" w14:textId="77777777" w:rsidR="006D1658" w:rsidRDefault="006D1658">
      <w:pPr>
        <w:spacing w:line="480" w:lineRule="auto"/>
      </w:pPr>
    </w:p>
    <w:p w14:paraId="242FF6BA" w14:textId="77777777" w:rsidR="006D1658" w:rsidRDefault="00000000">
      <w:pPr>
        <w:spacing w:line="480" w:lineRule="auto"/>
      </w:pPr>
      <w:r>
        <w:t xml:space="preserve">Database Name: </w:t>
      </w:r>
      <w:proofErr w:type="spellStart"/>
      <w:r>
        <w:t>database.db</w:t>
      </w:r>
      <w:proofErr w:type="spellEnd"/>
    </w:p>
    <w:p w14:paraId="5F19086C" w14:textId="77777777" w:rsidR="006D1658" w:rsidRDefault="00000000">
      <w:pPr>
        <w:spacing w:line="480" w:lineRule="auto"/>
      </w:pPr>
      <w:r>
        <w:t>Table No: 1</w:t>
      </w:r>
      <w:r>
        <w:br/>
        <w:t xml:space="preserve">Foreign Key: </w:t>
      </w:r>
      <w:proofErr w:type="spellStart"/>
      <w:r>
        <w:t>User_Name</w:t>
      </w:r>
      <w:proofErr w:type="spellEnd"/>
      <w:r>
        <w:t>, Email</w:t>
      </w:r>
    </w:p>
    <w:p w14:paraId="5E6502AE" w14:textId="77777777" w:rsidR="006D1658" w:rsidRDefault="00000000">
      <w:pPr>
        <w:spacing w:line="480" w:lineRule="auto"/>
      </w:pPr>
      <w:r>
        <w:t xml:space="preserve">Description: This </w:t>
      </w:r>
      <w:commentRangeStart w:id="189"/>
      <w:r>
        <w:t xml:space="preserve">database </w:t>
      </w:r>
      <w:commentRangeEnd w:id="189"/>
      <w:r w:rsidR="00BE66AA">
        <w:rPr>
          <w:rStyle w:val="CommentReference"/>
        </w:rPr>
        <w:commentReference w:id="189"/>
      </w:r>
      <w:r>
        <w:t>includes the basic information of the user.</w:t>
      </w:r>
    </w:p>
    <w:p w14:paraId="6424B92E" w14:textId="77777777" w:rsidR="006D1658" w:rsidRDefault="006D1658">
      <w:pPr>
        <w:spacing w:line="480" w:lineRule="auto"/>
      </w:pPr>
    </w:p>
    <w:tbl>
      <w:tblPr>
        <w:tblStyle w:val="a7"/>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2070"/>
        <w:gridCol w:w="1620"/>
        <w:gridCol w:w="870"/>
        <w:gridCol w:w="3915"/>
      </w:tblGrid>
      <w:tr w:rsidR="006D1658" w14:paraId="3DCCDE19" w14:textId="77777777">
        <w:tc>
          <w:tcPr>
            <w:tcW w:w="825" w:type="dxa"/>
            <w:shd w:val="clear" w:color="auto" w:fill="auto"/>
            <w:tcMar>
              <w:top w:w="100" w:type="dxa"/>
              <w:left w:w="100" w:type="dxa"/>
              <w:bottom w:w="100" w:type="dxa"/>
              <w:right w:w="100" w:type="dxa"/>
            </w:tcMar>
          </w:tcPr>
          <w:p w14:paraId="6FE11018" w14:textId="77777777" w:rsidR="006D1658" w:rsidRDefault="00000000">
            <w:pPr>
              <w:widowControl w:val="0"/>
              <w:spacing w:line="480" w:lineRule="auto"/>
            </w:pPr>
            <w:commentRangeStart w:id="190"/>
            <w:r>
              <w:t>Key</w:t>
            </w:r>
          </w:p>
        </w:tc>
        <w:tc>
          <w:tcPr>
            <w:tcW w:w="2070" w:type="dxa"/>
            <w:shd w:val="clear" w:color="auto" w:fill="auto"/>
            <w:tcMar>
              <w:top w:w="100" w:type="dxa"/>
              <w:left w:w="100" w:type="dxa"/>
              <w:bottom w:w="100" w:type="dxa"/>
              <w:right w:w="100" w:type="dxa"/>
            </w:tcMar>
          </w:tcPr>
          <w:p w14:paraId="283368A0" w14:textId="77777777" w:rsidR="006D1658" w:rsidRDefault="00000000">
            <w:pPr>
              <w:widowControl w:val="0"/>
              <w:spacing w:line="480" w:lineRule="auto"/>
            </w:pPr>
            <w:r>
              <w:t>Field Name</w:t>
            </w:r>
          </w:p>
        </w:tc>
        <w:tc>
          <w:tcPr>
            <w:tcW w:w="1620" w:type="dxa"/>
            <w:shd w:val="clear" w:color="auto" w:fill="auto"/>
            <w:tcMar>
              <w:top w:w="100" w:type="dxa"/>
              <w:left w:w="100" w:type="dxa"/>
              <w:bottom w:w="100" w:type="dxa"/>
              <w:right w:w="100" w:type="dxa"/>
            </w:tcMar>
          </w:tcPr>
          <w:p w14:paraId="574177FF" w14:textId="77777777" w:rsidR="006D1658" w:rsidRDefault="00000000">
            <w:pPr>
              <w:widowControl w:val="0"/>
              <w:spacing w:line="480" w:lineRule="auto"/>
            </w:pPr>
            <w:r>
              <w:t xml:space="preserve">Data Type </w:t>
            </w:r>
          </w:p>
        </w:tc>
        <w:tc>
          <w:tcPr>
            <w:tcW w:w="870" w:type="dxa"/>
            <w:shd w:val="clear" w:color="auto" w:fill="auto"/>
            <w:tcMar>
              <w:top w:w="100" w:type="dxa"/>
              <w:left w:w="100" w:type="dxa"/>
              <w:bottom w:w="100" w:type="dxa"/>
              <w:right w:w="100" w:type="dxa"/>
            </w:tcMar>
          </w:tcPr>
          <w:p w14:paraId="05A5627C" w14:textId="77777777" w:rsidR="006D1658" w:rsidRDefault="00000000">
            <w:pPr>
              <w:widowControl w:val="0"/>
              <w:spacing w:line="480" w:lineRule="auto"/>
            </w:pPr>
            <w:r>
              <w:t xml:space="preserve">Size </w:t>
            </w:r>
          </w:p>
        </w:tc>
        <w:tc>
          <w:tcPr>
            <w:tcW w:w="3915" w:type="dxa"/>
            <w:shd w:val="clear" w:color="auto" w:fill="auto"/>
            <w:tcMar>
              <w:top w:w="100" w:type="dxa"/>
              <w:left w:w="100" w:type="dxa"/>
              <w:bottom w:w="100" w:type="dxa"/>
              <w:right w:w="100" w:type="dxa"/>
            </w:tcMar>
          </w:tcPr>
          <w:p w14:paraId="34BFD14A" w14:textId="77777777" w:rsidR="006D1658" w:rsidRDefault="00000000">
            <w:pPr>
              <w:widowControl w:val="0"/>
              <w:spacing w:line="480" w:lineRule="auto"/>
            </w:pPr>
            <w:r>
              <w:t>Description</w:t>
            </w:r>
          </w:p>
        </w:tc>
      </w:tr>
      <w:tr w:rsidR="006D1658" w14:paraId="3418607E" w14:textId="77777777">
        <w:tc>
          <w:tcPr>
            <w:tcW w:w="825" w:type="dxa"/>
            <w:shd w:val="clear" w:color="auto" w:fill="auto"/>
            <w:tcMar>
              <w:top w:w="100" w:type="dxa"/>
              <w:left w:w="100" w:type="dxa"/>
              <w:bottom w:w="100" w:type="dxa"/>
              <w:right w:w="100" w:type="dxa"/>
            </w:tcMar>
          </w:tcPr>
          <w:p w14:paraId="7771333B" w14:textId="77777777" w:rsidR="006D1658" w:rsidRDefault="00000000">
            <w:pPr>
              <w:widowControl w:val="0"/>
              <w:spacing w:line="480" w:lineRule="auto"/>
            </w:pPr>
            <w:r>
              <w:t>FK</w:t>
            </w:r>
          </w:p>
        </w:tc>
        <w:tc>
          <w:tcPr>
            <w:tcW w:w="2070" w:type="dxa"/>
            <w:shd w:val="clear" w:color="auto" w:fill="auto"/>
            <w:tcMar>
              <w:top w:w="100" w:type="dxa"/>
              <w:left w:w="100" w:type="dxa"/>
              <w:bottom w:w="100" w:type="dxa"/>
              <w:right w:w="100" w:type="dxa"/>
            </w:tcMar>
          </w:tcPr>
          <w:p w14:paraId="4CC74995" w14:textId="77777777" w:rsidR="006D1658" w:rsidRDefault="00000000">
            <w:pPr>
              <w:widowControl w:val="0"/>
              <w:spacing w:line="480" w:lineRule="auto"/>
            </w:pPr>
            <w:proofErr w:type="spellStart"/>
            <w:r>
              <w:t>User_Fullname</w:t>
            </w:r>
            <w:proofErr w:type="spellEnd"/>
          </w:p>
        </w:tc>
        <w:tc>
          <w:tcPr>
            <w:tcW w:w="1620" w:type="dxa"/>
            <w:shd w:val="clear" w:color="auto" w:fill="auto"/>
            <w:tcMar>
              <w:top w:w="100" w:type="dxa"/>
              <w:left w:w="100" w:type="dxa"/>
              <w:bottom w:w="100" w:type="dxa"/>
              <w:right w:w="100" w:type="dxa"/>
            </w:tcMar>
          </w:tcPr>
          <w:p w14:paraId="145EA961" w14:textId="77777777" w:rsidR="006D1658" w:rsidRDefault="00000000">
            <w:pPr>
              <w:widowControl w:val="0"/>
              <w:spacing w:line="480" w:lineRule="auto"/>
            </w:pPr>
            <w:r>
              <w:t>VARCHAR</w:t>
            </w:r>
          </w:p>
        </w:tc>
        <w:tc>
          <w:tcPr>
            <w:tcW w:w="870" w:type="dxa"/>
            <w:shd w:val="clear" w:color="auto" w:fill="auto"/>
            <w:tcMar>
              <w:top w:w="100" w:type="dxa"/>
              <w:left w:w="100" w:type="dxa"/>
              <w:bottom w:w="100" w:type="dxa"/>
              <w:right w:w="100" w:type="dxa"/>
            </w:tcMar>
          </w:tcPr>
          <w:p w14:paraId="0E94B653" w14:textId="77777777" w:rsidR="006D1658" w:rsidRDefault="00000000">
            <w:pPr>
              <w:widowControl w:val="0"/>
              <w:spacing w:line="480" w:lineRule="auto"/>
            </w:pPr>
            <w:r>
              <w:t>100</w:t>
            </w:r>
          </w:p>
        </w:tc>
        <w:tc>
          <w:tcPr>
            <w:tcW w:w="3915" w:type="dxa"/>
            <w:shd w:val="clear" w:color="auto" w:fill="auto"/>
            <w:tcMar>
              <w:top w:w="100" w:type="dxa"/>
              <w:left w:w="100" w:type="dxa"/>
              <w:bottom w:w="100" w:type="dxa"/>
              <w:right w:w="100" w:type="dxa"/>
            </w:tcMar>
          </w:tcPr>
          <w:p w14:paraId="7A233796" w14:textId="77777777" w:rsidR="006D1658" w:rsidRDefault="00000000">
            <w:pPr>
              <w:widowControl w:val="0"/>
              <w:spacing w:line="480" w:lineRule="auto"/>
            </w:pPr>
            <w:r>
              <w:t>Complete Name of User</w:t>
            </w:r>
          </w:p>
        </w:tc>
      </w:tr>
      <w:tr w:rsidR="006D1658" w14:paraId="0F60BAFF" w14:textId="77777777">
        <w:tc>
          <w:tcPr>
            <w:tcW w:w="825" w:type="dxa"/>
            <w:shd w:val="clear" w:color="auto" w:fill="auto"/>
            <w:tcMar>
              <w:top w:w="100" w:type="dxa"/>
              <w:left w:w="100" w:type="dxa"/>
              <w:bottom w:w="100" w:type="dxa"/>
              <w:right w:w="100" w:type="dxa"/>
            </w:tcMar>
          </w:tcPr>
          <w:p w14:paraId="263A83F0" w14:textId="77777777" w:rsidR="006D1658" w:rsidRDefault="00000000">
            <w:pPr>
              <w:widowControl w:val="0"/>
              <w:spacing w:line="480" w:lineRule="auto"/>
            </w:pPr>
            <w:r>
              <w:t>FK</w:t>
            </w:r>
          </w:p>
        </w:tc>
        <w:tc>
          <w:tcPr>
            <w:tcW w:w="2070" w:type="dxa"/>
            <w:shd w:val="clear" w:color="auto" w:fill="auto"/>
            <w:tcMar>
              <w:top w:w="100" w:type="dxa"/>
              <w:left w:w="100" w:type="dxa"/>
              <w:bottom w:w="100" w:type="dxa"/>
              <w:right w:w="100" w:type="dxa"/>
            </w:tcMar>
          </w:tcPr>
          <w:p w14:paraId="2DE45093" w14:textId="77777777" w:rsidR="006D1658" w:rsidRDefault="00000000">
            <w:pPr>
              <w:widowControl w:val="0"/>
              <w:spacing w:line="480" w:lineRule="auto"/>
            </w:pPr>
            <w:r>
              <w:t>Email</w:t>
            </w:r>
          </w:p>
        </w:tc>
        <w:tc>
          <w:tcPr>
            <w:tcW w:w="1620" w:type="dxa"/>
            <w:shd w:val="clear" w:color="auto" w:fill="auto"/>
            <w:tcMar>
              <w:top w:w="100" w:type="dxa"/>
              <w:left w:w="100" w:type="dxa"/>
              <w:bottom w:w="100" w:type="dxa"/>
              <w:right w:w="100" w:type="dxa"/>
            </w:tcMar>
          </w:tcPr>
          <w:p w14:paraId="2AF3EEB2" w14:textId="77777777" w:rsidR="006D1658" w:rsidRDefault="00000000">
            <w:pPr>
              <w:widowControl w:val="0"/>
              <w:spacing w:line="480" w:lineRule="auto"/>
            </w:pPr>
            <w:r>
              <w:t>VARCHAR</w:t>
            </w:r>
          </w:p>
        </w:tc>
        <w:tc>
          <w:tcPr>
            <w:tcW w:w="870" w:type="dxa"/>
            <w:shd w:val="clear" w:color="auto" w:fill="auto"/>
            <w:tcMar>
              <w:top w:w="100" w:type="dxa"/>
              <w:left w:w="100" w:type="dxa"/>
              <w:bottom w:w="100" w:type="dxa"/>
              <w:right w:w="100" w:type="dxa"/>
            </w:tcMar>
          </w:tcPr>
          <w:p w14:paraId="6B18ED97" w14:textId="77777777" w:rsidR="006D1658" w:rsidRDefault="00000000">
            <w:pPr>
              <w:widowControl w:val="0"/>
              <w:spacing w:line="480" w:lineRule="auto"/>
            </w:pPr>
            <w:r>
              <w:t>100</w:t>
            </w:r>
          </w:p>
        </w:tc>
        <w:tc>
          <w:tcPr>
            <w:tcW w:w="3915" w:type="dxa"/>
            <w:shd w:val="clear" w:color="auto" w:fill="auto"/>
            <w:tcMar>
              <w:top w:w="100" w:type="dxa"/>
              <w:left w:w="100" w:type="dxa"/>
              <w:bottom w:w="100" w:type="dxa"/>
              <w:right w:w="100" w:type="dxa"/>
            </w:tcMar>
          </w:tcPr>
          <w:p w14:paraId="365FAC46" w14:textId="77777777" w:rsidR="006D1658" w:rsidRDefault="00000000">
            <w:pPr>
              <w:widowControl w:val="0"/>
              <w:spacing w:line="480" w:lineRule="auto"/>
            </w:pPr>
            <w:r>
              <w:t>Email Address of User</w:t>
            </w:r>
            <w:commentRangeEnd w:id="190"/>
            <w:r w:rsidR="00BE66AA">
              <w:rPr>
                <w:rStyle w:val="CommentReference"/>
              </w:rPr>
              <w:commentReference w:id="190"/>
            </w:r>
          </w:p>
        </w:tc>
      </w:tr>
    </w:tbl>
    <w:p w14:paraId="0CF279A5" w14:textId="77777777" w:rsidR="006D1658" w:rsidRDefault="006D1658">
      <w:pPr>
        <w:spacing w:line="480" w:lineRule="auto"/>
      </w:pPr>
    </w:p>
    <w:p w14:paraId="4D315A79" w14:textId="77777777" w:rsidR="006D1658" w:rsidRDefault="00000000">
      <w:pPr>
        <w:spacing w:line="480" w:lineRule="auto"/>
      </w:pPr>
      <w:r>
        <w:t xml:space="preserve">Database Name: </w:t>
      </w:r>
      <w:proofErr w:type="spellStart"/>
      <w:r>
        <w:t>database.db</w:t>
      </w:r>
      <w:proofErr w:type="spellEnd"/>
    </w:p>
    <w:p w14:paraId="7968C240" w14:textId="77777777" w:rsidR="006D1658" w:rsidRDefault="00000000">
      <w:pPr>
        <w:spacing w:line="480" w:lineRule="auto"/>
      </w:pPr>
      <w:r>
        <w:t>Table No: 2</w:t>
      </w:r>
    </w:p>
    <w:p w14:paraId="42F0F97A" w14:textId="77777777" w:rsidR="006D1658" w:rsidRDefault="00000000">
      <w:pPr>
        <w:spacing w:line="480" w:lineRule="auto"/>
      </w:pPr>
      <w:r>
        <w:t>Foreign Key: Flashcards, Quizzes, Scores, Date</w:t>
      </w:r>
    </w:p>
    <w:p w14:paraId="319F8A46" w14:textId="77777777" w:rsidR="006D1658" w:rsidRDefault="00000000">
      <w:pPr>
        <w:spacing w:line="480" w:lineRule="auto"/>
      </w:pPr>
      <w:r>
        <w:t>Description: This database contains all the tests the user has created.</w:t>
      </w:r>
    </w:p>
    <w:p w14:paraId="508867CF" w14:textId="77777777" w:rsidR="006D1658" w:rsidRDefault="006D1658">
      <w:pPr>
        <w:spacing w:line="480" w:lineRule="auto"/>
      </w:pPr>
    </w:p>
    <w:tbl>
      <w:tblPr>
        <w:tblStyle w:val="a8"/>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2070"/>
        <w:gridCol w:w="1620"/>
        <w:gridCol w:w="870"/>
        <w:gridCol w:w="3915"/>
      </w:tblGrid>
      <w:tr w:rsidR="006D1658" w14:paraId="62A50BFF" w14:textId="77777777">
        <w:tc>
          <w:tcPr>
            <w:tcW w:w="825" w:type="dxa"/>
            <w:shd w:val="clear" w:color="auto" w:fill="auto"/>
            <w:tcMar>
              <w:top w:w="100" w:type="dxa"/>
              <w:left w:w="100" w:type="dxa"/>
              <w:bottom w:w="100" w:type="dxa"/>
              <w:right w:w="100" w:type="dxa"/>
            </w:tcMar>
          </w:tcPr>
          <w:p w14:paraId="1C035BE0" w14:textId="77777777" w:rsidR="006D1658" w:rsidRDefault="00000000">
            <w:pPr>
              <w:widowControl w:val="0"/>
              <w:spacing w:line="480" w:lineRule="auto"/>
            </w:pPr>
            <w:r>
              <w:t>Key</w:t>
            </w:r>
          </w:p>
        </w:tc>
        <w:tc>
          <w:tcPr>
            <w:tcW w:w="2070" w:type="dxa"/>
            <w:shd w:val="clear" w:color="auto" w:fill="auto"/>
            <w:tcMar>
              <w:top w:w="100" w:type="dxa"/>
              <w:left w:w="100" w:type="dxa"/>
              <w:bottom w:w="100" w:type="dxa"/>
              <w:right w:w="100" w:type="dxa"/>
            </w:tcMar>
          </w:tcPr>
          <w:p w14:paraId="47E85486" w14:textId="77777777" w:rsidR="006D1658" w:rsidRDefault="00000000">
            <w:pPr>
              <w:widowControl w:val="0"/>
              <w:spacing w:line="480" w:lineRule="auto"/>
            </w:pPr>
            <w:r>
              <w:t>Field Name</w:t>
            </w:r>
          </w:p>
        </w:tc>
        <w:tc>
          <w:tcPr>
            <w:tcW w:w="1620" w:type="dxa"/>
            <w:shd w:val="clear" w:color="auto" w:fill="auto"/>
            <w:tcMar>
              <w:top w:w="100" w:type="dxa"/>
              <w:left w:w="100" w:type="dxa"/>
              <w:bottom w:w="100" w:type="dxa"/>
              <w:right w:w="100" w:type="dxa"/>
            </w:tcMar>
          </w:tcPr>
          <w:p w14:paraId="36FF82B4" w14:textId="77777777" w:rsidR="006D1658" w:rsidRDefault="00000000">
            <w:pPr>
              <w:widowControl w:val="0"/>
              <w:spacing w:line="480" w:lineRule="auto"/>
            </w:pPr>
            <w:r>
              <w:t xml:space="preserve">Data Type </w:t>
            </w:r>
          </w:p>
        </w:tc>
        <w:tc>
          <w:tcPr>
            <w:tcW w:w="870" w:type="dxa"/>
            <w:shd w:val="clear" w:color="auto" w:fill="auto"/>
            <w:tcMar>
              <w:top w:w="100" w:type="dxa"/>
              <w:left w:w="100" w:type="dxa"/>
              <w:bottom w:w="100" w:type="dxa"/>
              <w:right w:w="100" w:type="dxa"/>
            </w:tcMar>
          </w:tcPr>
          <w:p w14:paraId="03460E0F" w14:textId="77777777" w:rsidR="006D1658" w:rsidRDefault="00000000">
            <w:pPr>
              <w:widowControl w:val="0"/>
              <w:spacing w:line="480" w:lineRule="auto"/>
            </w:pPr>
            <w:r>
              <w:t xml:space="preserve">Size </w:t>
            </w:r>
          </w:p>
        </w:tc>
        <w:tc>
          <w:tcPr>
            <w:tcW w:w="3915" w:type="dxa"/>
            <w:shd w:val="clear" w:color="auto" w:fill="auto"/>
            <w:tcMar>
              <w:top w:w="100" w:type="dxa"/>
              <w:left w:w="100" w:type="dxa"/>
              <w:bottom w:w="100" w:type="dxa"/>
              <w:right w:w="100" w:type="dxa"/>
            </w:tcMar>
          </w:tcPr>
          <w:p w14:paraId="319600AF" w14:textId="77777777" w:rsidR="006D1658" w:rsidRDefault="00000000">
            <w:pPr>
              <w:widowControl w:val="0"/>
              <w:spacing w:line="480" w:lineRule="auto"/>
            </w:pPr>
            <w:r>
              <w:t>Description</w:t>
            </w:r>
          </w:p>
        </w:tc>
      </w:tr>
      <w:tr w:rsidR="006D1658" w14:paraId="38B24AC9" w14:textId="77777777">
        <w:tc>
          <w:tcPr>
            <w:tcW w:w="825" w:type="dxa"/>
            <w:shd w:val="clear" w:color="auto" w:fill="auto"/>
            <w:tcMar>
              <w:top w:w="100" w:type="dxa"/>
              <w:left w:w="100" w:type="dxa"/>
              <w:bottom w:w="100" w:type="dxa"/>
              <w:right w:w="100" w:type="dxa"/>
            </w:tcMar>
          </w:tcPr>
          <w:p w14:paraId="70CA1EFC" w14:textId="77777777" w:rsidR="006D1658" w:rsidRDefault="00000000">
            <w:pPr>
              <w:widowControl w:val="0"/>
              <w:spacing w:line="480" w:lineRule="auto"/>
            </w:pPr>
            <w:r>
              <w:t>FK</w:t>
            </w:r>
          </w:p>
        </w:tc>
        <w:tc>
          <w:tcPr>
            <w:tcW w:w="2070" w:type="dxa"/>
            <w:shd w:val="clear" w:color="auto" w:fill="auto"/>
            <w:tcMar>
              <w:top w:w="100" w:type="dxa"/>
              <w:left w:w="100" w:type="dxa"/>
              <w:bottom w:w="100" w:type="dxa"/>
              <w:right w:w="100" w:type="dxa"/>
            </w:tcMar>
          </w:tcPr>
          <w:p w14:paraId="1513923A" w14:textId="77777777" w:rsidR="006D1658" w:rsidRDefault="00000000">
            <w:pPr>
              <w:widowControl w:val="0"/>
              <w:spacing w:line="480" w:lineRule="auto"/>
            </w:pPr>
            <w:r>
              <w:t>Flashcards</w:t>
            </w:r>
          </w:p>
        </w:tc>
        <w:tc>
          <w:tcPr>
            <w:tcW w:w="1620" w:type="dxa"/>
            <w:shd w:val="clear" w:color="auto" w:fill="auto"/>
            <w:tcMar>
              <w:top w:w="100" w:type="dxa"/>
              <w:left w:w="100" w:type="dxa"/>
              <w:bottom w:w="100" w:type="dxa"/>
              <w:right w:w="100" w:type="dxa"/>
            </w:tcMar>
          </w:tcPr>
          <w:p w14:paraId="2ADD651B" w14:textId="77777777" w:rsidR="006D1658" w:rsidRDefault="00000000">
            <w:pPr>
              <w:widowControl w:val="0"/>
              <w:spacing w:line="480" w:lineRule="auto"/>
            </w:pPr>
            <w:r>
              <w:t>VARCHAR</w:t>
            </w:r>
          </w:p>
        </w:tc>
        <w:tc>
          <w:tcPr>
            <w:tcW w:w="870" w:type="dxa"/>
            <w:shd w:val="clear" w:color="auto" w:fill="auto"/>
            <w:tcMar>
              <w:top w:w="100" w:type="dxa"/>
              <w:left w:w="100" w:type="dxa"/>
              <w:bottom w:w="100" w:type="dxa"/>
              <w:right w:w="100" w:type="dxa"/>
            </w:tcMar>
          </w:tcPr>
          <w:p w14:paraId="0A7C92D4" w14:textId="77777777" w:rsidR="006D1658" w:rsidRDefault="00000000">
            <w:pPr>
              <w:widowControl w:val="0"/>
              <w:spacing w:line="480" w:lineRule="auto"/>
            </w:pPr>
            <w:r>
              <w:t>100</w:t>
            </w:r>
          </w:p>
        </w:tc>
        <w:tc>
          <w:tcPr>
            <w:tcW w:w="3915" w:type="dxa"/>
            <w:shd w:val="clear" w:color="auto" w:fill="auto"/>
            <w:tcMar>
              <w:top w:w="100" w:type="dxa"/>
              <w:left w:w="100" w:type="dxa"/>
              <w:bottom w:w="100" w:type="dxa"/>
              <w:right w:w="100" w:type="dxa"/>
            </w:tcMar>
          </w:tcPr>
          <w:p w14:paraId="68199692" w14:textId="77777777" w:rsidR="006D1658" w:rsidRDefault="00000000">
            <w:pPr>
              <w:widowControl w:val="0"/>
              <w:spacing w:line="480" w:lineRule="auto"/>
            </w:pPr>
            <w:r>
              <w:t>Flashcards</w:t>
            </w:r>
          </w:p>
        </w:tc>
      </w:tr>
      <w:tr w:rsidR="006D1658" w14:paraId="44B5CB35" w14:textId="77777777">
        <w:tc>
          <w:tcPr>
            <w:tcW w:w="825" w:type="dxa"/>
            <w:shd w:val="clear" w:color="auto" w:fill="auto"/>
            <w:tcMar>
              <w:top w:w="100" w:type="dxa"/>
              <w:left w:w="100" w:type="dxa"/>
              <w:bottom w:w="100" w:type="dxa"/>
              <w:right w:w="100" w:type="dxa"/>
            </w:tcMar>
          </w:tcPr>
          <w:p w14:paraId="2AEBE281" w14:textId="77777777" w:rsidR="006D1658" w:rsidRDefault="00000000">
            <w:pPr>
              <w:widowControl w:val="0"/>
              <w:spacing w:line="480" w:lineRule="auto"/>
            </w:pPr>
            <w:r>
              <w:t>FK</w:t>
            </w:r>
          </w:p>
        </w:tc>
        <w:tc>
          <w:tcPr>
            <w:tcW w:w="2070" w:type="dxa"/>
            <w:shd w:val="clear" w:color="auto" w:fill="auto"/>
            <w:tcMar>
              <w:top w:w="100" w:type="dxa"/>
              <w:left w:w="100" w:type="dxa"/>
              <w:bottom w:w="100" w:type="dxa"/>
              <w:right w:w="100" w:type="dxa"/>
            </w:tcMar>
          </w:tcPr>
          <w:p w14:paraId="365D2E67" w14:textId="77777777" w:rsidR="006D1658" w:rsidRDefault="00000000">
            <w:pPr>
              <w:widowControl w:val="0"/>
              <w:spacing w:line="480" w:lineRule="auto"/>
            </w:pPr>
            <w:r>
              <w:t>Quizzes</w:t>
            </w:r>
          </w:p>
        </w:tc>
        <w:tc>
          <w:tcPr>
            <w:tcW w:w="1620" w:type="dxa"/>
            <w:shd w:val="clear" w:color="auto" w:fill="auto"/>
            <w:tcMar>
              <w:top w:w="100" w:type="dxa"/>
              <w:left w:w="100" w:type="dxa"/>
              <w:bottom w:w="100" w:type="dxa"/>
              <w:right w:w="100" w:type="dxa"/>
            </w:tcMar>
          </w:tcPr>
          <w:p w14:paraId="2FCA0075" w14:textId="77777777" w:rsidR="006D1658" w:rsidRDefault="00000000">
            <w:pPr>
              <w:widowControl w:val="0"/>
              <w:spacing w:line="480" w:lineRule="auto"/>
            </w:pPr>
            <w:r>
              <w:t>VARCHAR</w:t>
            </w:r>
          </w:p>
        </w:tc>
        <w:tc>
          <w:tcPr>
            <w:tcW w:w="870" w:type="dxa"/>
            <w:shd w:val="clear" w:color="auto" w:fill="auto"/>
            <w:tcMar>
              <w:top w:w="100" w:type="dxa"/>
              <w:left w:w="100" w:type="dxa"/>
              <w:bottom w:w="100" w:type="dxa"/>
              <w:right w:w="100" w:type="dxa"/>
            </w:tcMar>
          </w:tcPr>
          <w:p w14:paraId="73805694" w14:textId="77777777" w:rsidR="006D1658" w:rsidRDefault="00000000">
            <w:pPr>
              <w:widowControl w:val="0"/>
              <w:spacing w:line="480" w:lineRule="auto"/>
            </w:pPr>
            <w:r>
              <w:t>100</w:t>
            </w:r>
          </w:p>
        </w:tc>
        <w:tc>
          <w:tcPr>
            <w:tcW w:w="3915" w:type="dxa"/>
            <w:shd w:val="clear" w:color="auto" w:fill="auto"/>
            <w:tcMar>
              <w:top w:w="100" w:type="dxa"/>
              <w:left w:w="100" w:type="dxa"/>
              <w:bottom w:w="100" w:type="dxa"/>
              <w:right w:w="100" w:type="dxa"/>
            </w:tcMar>
          </w:tcPr>
          <w:p w14:paraId="1D864FF2" w14:textId="77777777" w:rsidR="006D1658" w:rsidRDefault="00000000">
            <w:pPr>
              <w:widowControl w:val="0"/>
              <w:spacing w:line="480" w:lineRule="auto"/>
            </w:pPr>
            <w:r>
              <w:t>Quizzes</w:t>
            </w:r>
          </w:p>
        </w:tc>
      </w:tr>
      <w:tr w:rsidR="006D1658" w14:paraId="4776AFAA" w14:textId="77777777">
        <w:tc>
          <w:tcPr>
            <w:tcW w:w="825" w:type="dxa"/>
            <w:shd w:val="clear" w:color="auto" w:fill="auto"/>
            <w:tcMar>
              <w:top w:w="100" w:type="dxa"/>
              <w:left w:w="100" w:type="dxa"/>
              <w:bottom w:w="100" w:type="dxa"/>
              <w:right w:w="100" w:type="dxa"/>
            </w:tcMar>
          </w:tcPr>
          <w:p w14:paraId="0D41975C" w14:textId="77777777" w:rsidR="006D1658" w:rsidRDefault="00000000">
            <w:pPr>
              <w:widowControl w:val="0"/>
              <w:spacing w:line="480" w:lineRule="auto"/>
            </w:pPr>
            <w:r>
              <w:lastRenderedPageBreak/>
              <w:t>FK</w:t>
            </w:r>
          </w:p>
        </w:tc>
        <w:tc>
          <w:tcPr>
            <w:tcW w:w="2070" w:type="dxa"/>
            <w:shd w:val="clear" w:color="auto" w:fill="auto"/>
            <w:tcMar>
              <w:top w:w="100" w:type="dxa"/>
              <w:left w:w="100" w:type="dxa"/>
              <w:bottom w:w="100" w:type="dxa"/>
              <w:right w:w="100" w:type="dxa"/>
            </w:tcMar>
          </w:tcPr>
          <w:p w14:paraId="28585580" w14:textId="77777777" w:rsidR="006D1658" w:rsidRDefault="00000000">
            <w:pPr>
              <w:widowControl w:val="0"/>
              <w:spacing w:line="480" w:lineRule="auto"/>
            </w:pPr>
            <w:r>
              <w:t>Scores</w:t>
            </w:r>
          </w:p>
        </w:tc>
        <w:tc>
          <w:tcPr>
            <w:tcW w:w="1620" w:type="dxa"/>
            <w:shd w:val="clear" w:color="auto" w:fill="auto"/>
            <w:tcMar>
              <w:top w:w="100" w:type="dxa"/>
              <w:left w:w="100" w:type="dxa"/>
              <w:bottom w:w="100" w:type="dxa"/>
              <w:right w:w="100" w:type="dxa"/>
            </w:tcMar>
          </w:tcPr>
          <w:p w14:paraId="5FD4E85D" w14:textId="77777777" w:rsidR="006D1658" w:rsidRDefault="00000000">
            <w:pPr>
              <w:widowControl w:val="0"/>
              <w:spacing w:line="480" w:lineRule="auto"/>
            </w:pPr>
            <w:r>
              <w:t>INT</w:t>
            </w:r>
          </w:p>
        </w:tc>
        <w:tc>
          <w:tcPr>
            <w:tcW w:w="870" w:type="dxa"/>
            <w:shd w:val="clear" w:color="auto" w:fill="auto"/>
            <w:tcMar>
              <w:top w:w="100" w:type="dxa"/>
              <w:left w:w="100" w:type="dxa"/>
              <w:bottom w:w="100" w:type="dxa"/>
              <w:right w:w="100" w:type="dxa"/>
            </w:tcMar>
          </w:tcPr>
          <w:p w14:paraId="05E321F6" w14:textId="77777777" w:rsidR="006D1658" w:rsidRDefault="00000000">
            <w:pPr>
              <w:widowControl w:val="0"/>
              <w:spacing w:line="480" w:lineRule="auto"/>
            </w:pPr>
            <w:r>
              <w:t>11</w:t>
            </w:r>
          </w:p>
        </w:tc>
        <w:tc>
          <w:tcPr>
            <w:tcW w:w="3915" w:type="dxa"/>
            <w:shd w:val="clear" w:color="auto" w:fill="auto"/>
            <w:tcMar>
              <w:top w:w="100" w:type="dxa"/>
              <w:left w:w="100" w:type="dxa"/>
              <w:bottom w:w="100" w:type="dxa"/>
              <w:right w:w="100" w:type="dxa"/>
            </w:tcMar>
          </w:tcPr>
          <w:p w14:paraId="759A9C9A" w14:textId="77777777" w:rsidR="006D1658" w:rsidRDefault="00000000">
            <w:pPr>
              <w:widowControl w:val="0"/>
              <w:spacing w:line="480" w:lineRule="auto"/>
            </w:pPr>
            <w:r>
              <w:t>Scores</w:t>
            </w:r>
          </w:p>
        </w:tc>
      </w:tr>
    </w:tbl>
    <w:p w14:paraId="2F3DE001" w14:textId="77777777" w:rsidR="006D1658" w:rsidRDefault="006D1658">
      <w:pPr>
        <w:spacing w:line="480" w:lineRule="auto"/>
      </w:pPr>
    </w:p>
    <w:p w14:paraId="73C758A2" w14:textId="77777777" w:rsidR="006D1658" w:rsidRDefault="00000000">
      <w:pPr>
        <w:spacing w:line="480" w:lineRule="auto"/>
      </w:pPr>
      <w:r>
        <w:t xml:space="preserve">Database Name: </w:t>
      </w:r>
      <w:proofErr w:type="spellStart"/>
      <w:r>
        <w:t>database.db</w:t>
      </w:r>
      <w:proofErr w:type="spellEnd"/>
    </w:p>
    <w:p w14:paraId="41A029A0" w14:textId="77777777" w:rsidR="006D1658" w:rsidRDefault="00000000">
      <w:pPr>
        <w:spacing w:line="480" w:lineRule="auto"/>
      </w:pPr>
      <w:r>
        <w:t>Table No: 3</w:t>
      </w:r>
    </w:p>
    <w:p w14:paraId="3869B2D2" w14:textId="77777777" w:rsidR="006D1658" w:rsidRDefault="00000000">
      <w:pPr>
        <w:spacing w:line="480" w:lineRule="auto"/>
      </w:pPr>
      <w:r>
        <w:t>Foreign Key: Summary, Date</w:t>
      </w:r>
    </w:p>
    <w:p w14:paraId="49FDF802" w14:textId="77777777" w:rsidR="006D1658" w:rsidRDefault="00000000">
      <w:pPr>
        <w:spacing w:line="480" w:lineRule="auto"/>
      </w:pPr>
      <w:r>
        <w:t xml:space="preserve">Description: This database contains all the summarized contents the user </w:t>
      </w:r>
      <w:proofErr w:type="gramStart"/>
      <w:r>
        <w:t>had</w:t>
      </w:r>
      <w:proofErr w:type="gramEnd"/>
      <w:r>
        <w:t xml:space="preserve"> created.</w:t>
      </w:r>
    </w:p>
    <w:p w14:paraId="2F2036C6" w14:textId="77777777" w:rsidR="006D1658" w:rsidRDefault="006D1658">
      <w:pPr>
        <w:spacing w:line="480" w:lineRule="auto"/>
      </w:pPr>
    </w:p>
    <w:tbl>
      <w:tblPr>
        <w:tblStyle w:val="a9"/>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2070"/>
        <w:gridCol w:w="1620"/>
        <w:gridCol w:w="870"/>
        <w:gridCol w:w="3915"/>
      </w:tblGrid>
      <w:tr w:rsidR="006D1658" w14:paraId="442CA084" w14:textId="77777777">
        <w:tc>
          <w:tcPr>
            <w:tcW w:w="825" w:type="dxa"/>
            <w:shd w:val="clear" w:color="auto" w:fill="auto"/>
            <w:tcMar>
              <w:top w:w="100" w:type="dxa"/>
              <w:left w:w="100" w:type="dxa"/>
              <w:bottom w:w="100" w:type="dxa"/>
              <w:right w:w="100" w:type="dxa"/>
            </w:tcMar>
          </w:tcPr>
          <w:p w14:paraId="01E21FCD" w14:textId="77777777" w:rsidR="006D1658" w:rsidRDefault="00000000">
            <w:pPr>
              <w:widowControl w:val="0"/>
              <w:spacing w:line="480" w:lineRule="auto"/>
            </w:pPr>
            <w:r>
              <w:t>Key</w:t>
            </w:r>
          </w:p>
        </w:tc>
        <w:tc>
          <w:tcPr>
            <w:tcW w:w="2070" w:type="dxa"/>
            <w:shd w:val="clear" w:color="auto" w:fill="auto"/>
            <w:tcMar>
              <w:top w:w="100" w:type="dxa"/>
              <w:left w:w="100" w:type="dxa"/>
              <w:bottom w:w="100" w:type="dxa"/>
              <w:right w:w="100" w:type="dxa"/>
            </w:tcMar>
          </w:tcPr>
          <w:p w14:paraId="5AEAB517" w14:textId="77777777" w:rsidR="006D1658" w:rsidRDefault="00000000">
            <w:pPr>
              <w:widowControl w:val="0"/>
              <w:spacing w:line="480" w:lineRule="auto"/>
            </w:pPr>
            <w:r>
              <w:t>Field Name</w:t>
            </w:r>
          </w:p>
        </w:tc>
        <w:tc>
          <w:tcPr>
            <w:tcW w:w="1620" w:type="dxa"/>
            <w:shd w:val="clear" w:color="auto" w:fill="auto"/>
            <w:tcMar>
              <w:top w:w="100" w:type="dxa"/>
              <w:left w:w="100" w:type="dxa"/>
              <w:bottom w:w="100" w:type="dxa"/>
              <w:right w:w="100" w:type="dxa"/>
            </w:tcMar>
          </w:tcPr>
          <w:p w14:paraId="79322758" w14:textId="77777777" w:rsidR="006D1658" w:rsidRDefault="00000000">
            <w:pPr>
              <w:widowControl w:val="0"/>
              <w:spacing w:line="480" w:lineRule="auto"/>
            </w:pPr>
            <w:r>
              <w:t xml:space="preserve">Data Type </w:t>
            </w:r>
          </w:p>
        </w:tc>
        <w:tc>
          <w:tcPr>
            <w:tcW w:w="870" w:type="dxa"/>
            <w:shd w:val="clear" w:color="auto" w:fill="auto"/>
            <w:tcMar>
              <w:top w:w="100" w:type="dxa"/>
              <w:left w:w="100" w:type="dxa"/>
              <w:bottom w:w="100" w:type="dxa"/>
              <w:right w:w="100" w:type="dxa"/>
            </w:tcMar>
          </w:tcPr>
          <w:p w14:paraId="141C52B5" w14:textId="77777777" w:rsidR="006D1658" w:rsidRDefault="00000000">
            <w:pPr>
              <w:widowControl w:val="0"/>
              <w:spacing w:line="480" w:lineRule="auto"/>
            </w:pPr>
            <w:r>
              <w:t xml:space="preserve">Size </w:t>
            </w:r>
          </w:p>
        </w:tc>
        <w:tc>
          <w:tcPr>
            <w:tcW w:w="3915" w:type="dxa"/>
            <w:shd w:val="clear" w:color="auto" w:fill="auto"/>
            <w:tcMar>
              <w:top w:w="100" w:type="dxa"/>
              <w:left w:w="100" w:type="dxa"/>
              <w:bottom w:w="100" w:type="dxa"/>
              <w:right w:w="100" w:type="dxa"/>
            </w:tcMar>
          </w:tcPr>
          <w:p w14:paraId="1D9DA76C" w14:textId="77777777" w:rsidR="006D1658" w:rsidRDefault="00000000">
            <w:pPr>
              <w:widowControl w:val="0"/>
              <w:spacing w:line="480" w:lineRule="auto"/>
            </w:pPr>
            <w:r>
              <w:t>Description</w:t>
            </w:r>
          </w:p>
        </w:tc>
      </w:tr>
      <w:tr w:rsidR="006D1658" w14:paraId="5C3725C9" w14:textId="77777777">
        <w:tc>
          <w:tcPr>
            <w:tcW w:w="825" w:type="dxa"/>
            <w:shd w:val="clear" w:color="auto" w:fill="auto"/>
            <w:tcMar>
              <w:top w:w="100" w:type="dxa"/>
              <w:left w:w="100" w:type="dxa"/>
              <w:bottom w:w="100" w:type="dxa"/>
              <w:right w:w="100" w:type="dxa"/>
            </w:tcMar>
          </w:tcPr>
          <w:p w14:paraId="7F16D053" w14:textId="77777777" w:rsidR="006D1658" w:rsidRDefault="00000000">
            <w:pPr>
              <w:widowControl w:val="0"/>
              <w:spacing w:line="480" w:lineRule="auto"/>
            </w:pPr>
            <w:r>
              <w:t>FK</w:t>
            </w:r>
          </w:p>
        </w:tc>
        <w:tc>
          <w:tcPr>
            <w:tcW w:w="2070" w:type="dxa"/>
            <w:shd w:val="clear" w:color="auto" w:fill="auto"/>
            <w:tcMar>
              <w:top w:w="100" w:type="dxa"/>
              <w:left w:w="100" w:type="dxa"/>
              <w:bottom w:w="100" w:type="dxa"/>
              <w:right w:w="100" w:type="dxa"/>
            </w:tcMar>
          </w:tcPr>
          <w:p w14:paraId="29430155" w14:textId="77777777" w:rsidR="006D1658" w:rsidRDefault="00000000">
            <w:pPr>
              <w:widowControl w:val="0"/>
              <w:spacing w:line="480" w:lineRule="auto"/>
            </w:pPr>
            <w:r>
              <w:t>Summary</w:t>
            </w:r>
          </w:p>
        </w:tc>
        <w:tc>
          <w:tcPr>
            <w:tcW w:w="1620" w:type="dxa"/>
            <w:shd w:val="clear" w:color="auto" w:fill="auto"/>
            <w:tcMar>
              <w:top w:w="100" w:type="dxa"/>
              <w:left w:w="100" w:type="dxa"/>
              <w:bottom w:w="100" w:type="dxa"/>
              <w:right w:w="100" w:type="dxa"/>
            </w:tcMar>
          </w:tcPr>
          <w:p w14:paraId="0A96D30E" w14:textId="77777777" w:rsidR="006D1658" w:rsidRDefault="00000000">
            <w:pPr>
              <w:widowControl w:val="0"/>
              <w:spacing w:line="480" w:lineRule="auto"/>
            </w:pPr>
            <w:r>
              <w:t>VARCHAR</w:t>
            </w:r>
          </w:p>
        </w:tc>
        <w:tc>
          <w:tcPr>
            <w:tcW w:w="870" w:type="dxa"/>
            <w:shd w:val="clear" w:color="auto" w:fill="auto"/>
            <w:tcMar>
              <w:top w:w="100" w:type="dxa"/>
              <w:left w:w="100" w:type="dxa"/>
              <w:bottom w:w="100" w:type="dxa"/>
              <w:right w:w="100" w:type="dxa"/>
            </w:tcMar>
          </w:tcPr>
          <w:p w14:paraId="572B63E7" w14:textId="77777777" w:rsidR="006D1658" w:rsidRDefault="00000000">
            <w:pPr>
              <w:widowControl w:val="0"/>
              <w:spacing w:line="480" w:lineRule="auto"/>
            </w:pPr>
            <w:r>
              <w:t>100</w:t>
            </w:r>
          </w:p>
        </w:tc>
        <w:tc>
          <w:tcPr>
            <w:tcW w:w="3915" w:type="dxa"/>
            <w:shd w:val="clear" w:color="auto" w:fill="auto"/>
            <w:tcMar>
              <w:top w:w="100" w:type="dxa"/>
              <w:left w:w="100" w:type="dxa"/>
              <w:bottom w:w="100" w:type="dxa"/>
              <w:right w:w="100" w:type="dxa"/>
            </w:tcMar>
          </w:tcPr>
          <w:p w14:paraId="36A46804" w14:textId="77777777" w:rsidR="006D1658" w:rsidRDefault="00000000">
            <w:pPr>
              <w:widowControl w:val="0"/>
              <w:spacing w:line="480" w:lineRule="auto"/>
            </w:pPr>
            <w:r>
              <w:t>Summarized File</w:t>
            </w:r>
          </w:p>
        </w:tc>
      </w:tr>
      <w:tr w:rsidR="006D1658" w14:paraId="2318563E" w14:textId="77777777">
        <w:tc>
          <w:tcPr>
            <w:tcW w:w="825" w:type="dxa"/>
            <w:shd w:val="clear" w:color="auto" w:fill="auto"/>
            <w:tcMar>
              <w:top w:w="100" w:type="dxa"/>
              <w:left w:w="100" w:type="dxa"/>
              <w:bottom w:w="100" w:type="dxa"/>
              <w:right w:w="100" w:type="dxa"/>
            </w:tcMar>
          </w:tcPr>
          <w:p w14:paraId="4AB18309" w14:textId="77777777" w:rsidR="006D1658" w:rsidRDefault="00000000">
            <w:pPr>
              <w:widowControl w:val="0"/>
              <w:spacing w:line="480" w:lineRule="auto"/>
            </w:pPr>
            <w:r>
              <w:t>FK</w:t>
            </w:r>
          </w:p>
        </w:tc>
        <w:tc>
          <w:tcPr>
            <w:tcW w:w="2070" w:type="dxa"/>
            <w:shd w:val="clear" w:color="auto" w:fill="auto"/>
            <w:tcMar>
              <w:top w:w="100" w:type="dxa"/>
              <w:left w:w="100" w:type="dxa"/>
              <w:bottom w:w="100" w:type="dxa"/>
              <w:right w:w="100" w:type="dxa"/>
            </w:tcMar>
          </w:tcPr>
          <w:p w14:paraId="16FCC325" w14:textId="77777777" w:rsidR="006D1658" w:rsidRDefault="00000000">
            <w:pPr>
              <w:widowControl w:val="0"/>
              <w:spacing w:line="480" w:lineRule="auto"/>
            </w:pPr>
            <w:r>
              <w:t>Date</w:t>
            </w:r>
          </w:p>
        </w:tc>
        <w:tc>
          <w:tcPr>
            <w:tcW w:w="1620" w:type="dxa"/>
            <w:shd w:val="clear" w:color="auto" w:fill="auto"/>
            <w:tcMar>
              <w:top w:w="100" w:type="dxa"/>
              <w:left w:w="100" w:type="dxa"/>
              <w:bottom w:w="100" w:type="dxa"/>
              <w:right w:w="100" w:type="dxa"/>
            </w:tcMar>
          </w:tcPr>
          <w:p w14:paraId="79D711DE" w14:textId="77777777" w:rsidR="006D1658" w:rsidRDefault="00000000">
            <w:pPr>
              <w:widowControl w:val="0"/>
              <w:spacing w:line="480" w:lineRule="auto"/>
            </w:pPr>
            <w:r>
              <w:t>Date</w:t>
            </w:r>
          </w:p>
        </w:tc>
        <w:tc>
          <w:tcPr>
            <w:tcW w:w="870" w:type="dxa"/>
            <w:shd w:val="clear" w:color="auto" w:fill="auto"/>
            <w:tcMar>
              <w:top w:w="100" w:type="dxa"/>
              <w:left w:w="100" w:type="dxa"/>
              <w:bottom w:w="100" w:type="dxa"/>
              <w:right w:w="100" w:type="dxa"/>
            </w:tcMar>
          </w:tcPr>
          <w:p w14:paraId="4AD57107" w14:textId="77777777" w:rsidR="006D1658" w:rsidRDefault="00000000">
            <w:pPr>
              <w:widowControl w:val="0"/>
              <w:spacing w:line="480" w:lineRule="auto"/>
            </w:pPr>
            <w:r>
              <w:t>20</w:t>
            </w:r>
          </w:p>
        </w:tc>
        <w:tc>
          <w:tcPr>
            <w:tcW w:w="3915" w:type="dxa"/>
            <w:shd w:val="clear" w:color="auto" w:fill="auto"/>
            <w:tcMar>
              <w:top w:w="100" w:type="dxa"/>
              <w:left w:w="100" w:type="dxa"/>
              <w:bottom w:w="100" w:type="dxa"/>
              <w:right w:w="100" w:type="dxa"/>
            </w:tcMar>
          </w:tcPr>
          <w:p w14:paraId="795DEB49" w14:textId="77777777" w:rsidR="006D1658" w:rsidRDefault="00000000">
            <w:pPr>
              <w:widowControl w:val="0"/>
              <w:spacing w:line="480" w:lineRule="auto"/>
            </w:pPr>
            <w:r>
              <w:t>Date Created</w:t>
            </w:r>
          </w:p>
        </w:tc>
      </w:tr>
    </w:tbl>
    <w:p w14:paraId="77B152C6" w14:textId="77777777" w:rsidR="006D1658" w:rsidRDefault="006D1658">
      <w:pPr>
        <w:spacing w:line="480" w:lineRule="auto"/>
      </w:pPr>
    </w:p>
    <w:p w14:paraId="68C1765B" w14:textId="77777777" w:rsidR="006D1658" w:rsidRDefault="006D1658">
      <w:pPr>
        <w:spacing w:line="480" w:lineRule="auto"/>
      </w:pPr>
    </w:p>
    <w:p w14:paraId="60E667C9" w14:textId="77777777" w:rsidR="006D1658" w:rsidRDefault="00000000">
      <w:pPr>
        <w:spacing w:line="480" w:lineRule="auto"/>
      </w:pPr>
      <w:r>
        <w:t xml:space="preserve">Database Name: </w:t>
      </w:r>
      <w:proofErr w:type="spellStart"/>
      <w:r>
        <w:t>database.db</w:t>
      </w:r>
      <w:proofErr w:type="spellEnd"/>
    </w:p>
    <w:p w14:paraId="022864FD" w14:textId="77777777" w:rsidR="006D1658" w:rsidRDefault="00000000">
      <w:pPr>
        <w:spacing w:line="480" w:lineRule="auto"/>
      </w:pPr>
      <w:r>
        <w:t>Table No: 4</w:t>
      </w:r>
    </w:p>
    <w:p w14:paraId="62B6DEA7" w14:textId="77777777" w:rsidR="006D1658" w:rsidRDefault="00000000">
      <w:pPr>
        <w:spacing w:line="480" w:lineRule="auto"/>
      </w:pPr>
      <w:r>
        <w:t xml:space="preserve">Foreign Key: </w:t>
      </w:r>
      <w:proofErr w:type="spellStart"/>
      <w:r>
        <w:t>User_Name</w:t>
      </w:r>
      <w:proofErr w:type="spellEnd"/>
      <w:r>
        <w:t xml:space="preserve">, </w:t>
      </w:r>
      <w:proofErr w:type="spellStart"/>
      <w:r>
        <w:t>User_Email</w:t>
      </w:r>
      <w:proofErr w:type="spellEnd"/>
      <w:r>
        <w:t>, Password</w:t>
      </w:r>
    </w:p>
    <w:p w14:paraId="1C8894F9" w14:textId="77777777" w:rsidR="006D1658" w:rsidRDefault="00000000">
      <w:pPr>
        <w:spacing w:line="480" w:lineRule="auto"/>
      </w:pPr>
      <w:r>
        <w:t xml:space="preserve">Description: This </w:t>
      </w:r>
      <w:commentRangeStart w:id="191"/>
      <w:r>
        <w:t>database</w:t>
      </w:r>
      <w:commentRangeEnd w:id="191"/>
      <w:r w:rsidR="00BE66AA">
        <w:rPr>
          <w:rStyle w:val="CommentReference"/>
        </w:rPr>
        <w:commentReference w:id="191"/>
      </w:r>
      <w:r>
        <w:t xml:space="preserve"> contains the signup details of the user. </w:t>
      </w:r>
    </w:p>
    <w:p w14:paraId="3EC7D8F1" w14:textId="77777777" w:rsidR="006D1658" w:rsidRDefault="006D1658">
      <w:pPr>
        <w:spacing w:line="480" w:lineRule="auto"/>
      </w:pPr>
    </w:p>
    <w:tbl>
      <w:tblPr>
        <w:tblStyle w:val="a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2070"/>
        <w:gridCol w:w="1620"/>
        <w:gridCol w:w="870"/>
        <w:gridCol w:w="3915"/>
      </w:tblGrid>
      <w:tr w:rsidR="006D1658" w14:paraId="165921A7" w14:textId="77777777">
        <w:tc>
          <w:tcPr>
            <w:tcW w:w="825" w:type="dxa"/>
            <w:shd w:val="clear" w:color="auto" w:fill="auto"/>
            <w:tcMar>
              <w:top w:w="100" w:type="dxa"/>
              <w:left w:w="100" w:type="dxa"/>
              <w:bottom w:w="100" w:type="dxa"/>
              <w:right w:w="100" w:type="dxa"/>
            </w:tcMar>
          </w:tcPr>
          <w:p w14:paraId="13DA7024" w14:textId="77777777" w:rsidR="006D1658" w:rsidRDefault="00000000">
            <w:pPr>
              <w:widowControl w:val="0"/>
              <w:spacing w:line="480" w:lineRule="auto"/>
            </w:pPr>
            <w:r>
              <w:t>Key</w:t>
            </w:r>
          </w:p>
        </w:tc>
        <w:tc>
          <w:tcPr>
            <w:tcW w:w="2070" w:type="dxa"/>
            <w:shd w:val="clear" w:color="auto" w:fill="auto"/>
            <w:tcMar>
              <w:top w:w="100" w:type="dxa"/>
              <w:left w:w="100" w:type="dxa"/>
              <w:bottom w:w="100" w:type="dxa"/>
              <w:right w:w="100" w:type="dxa"/>
            </w:tcMar>
          </w:tcPr>
          <w:p w14:paraId="3E0CDFB5" w14:textId="77777777" w:rsidR="006D1658" w:rsidRDefault="00000000">
            <w:pPr>
              <w:widowControl w:val="0"/>
              <w:spacing w:line="480" w:lineRule="auto"/>
            </w:pPr>
            <w:r>
              <w:t>Field Name</w:t>
            </w:r>
          </w:p>
        </w:tc>
        <w:tc>
          <w:tcPr>
            <w:tcW w:w="1620" w:type="dxa"/>
            <w:shd w:val="clear" w:color="auto" w:fill="auto"/>
            <w:tcMar>
              <w:top w:w="100" w:type="dxa"/>
              <w:left w:w="100" w:type="dxa"/>
              <w:bottom w:w="100" w:type="dxa"/>
              <w:right w:w="100" w:type="dxa"/>
            </w:tcMar>
          </w:tcPr>
          <w:p w14:paraId="0EEEF94D" w14:textId="77777777" w:rsidR="006D1658" w:rsidRDefault="00000000">
            <w:pPr>
              <w:widowControl w:val="0"/>
              <w:spacing w:line="480" w:lineRule="auto"/>
            </w:pPr>
            <w:r>
              <w:t xml:space="preserve">Data Type </w:t>
            </w:r>
          </w:p>
        </w:tc>
        <w:tc>
          <w:tcPr>
            <w:tcW w:w="870" w:type="dxa"/>
            <w:shd w:val="clear" w:color="auto" w:fill="auto"/>
            <w:tcMar>
              <w:top w:w="100" w:type="dxa"/>
              <w:left w:w="100" w:type="dxa"/>
              <w:bottom w:w="100" w:type="dxa"/>
              <w:right w:w="100" w:type="dxa"/>
            </w:tcMar>
          </w:tcPr>
          <w:p w14:paraId="00DEAA96" w14:textId="77777777" w:rsidR="006D1658" w:rsidRDefault="00000000">
            <w:pPr>
              <w:widowControl w:val="0"/>
              <w:spacing w:line="480" w:lineRule="auto"/>
            </w:pPr>
            <w:r>
              <w:t xml:space="preserve">Size </w:t>
            </w:r>
          </w:p>
        </w:tc>
        <w:tc>
          <w:tcPr>
            <w:tcW w:w="3915" w:type="dxa"/>
            <w:shd w:val="clear" w:color="auto" w:fill="auto"/>
            <w:tcMar>
              <w:top w:w="100" w:type="dxa"/>
              <w:left w:w="100" w:type="dxa"/>
              <w:bottom w:w="100" w:type="dxa"/>
              <w:right w:w="100" w:type="dxa"/>
            </w:tcMar>
          </w:tcPr>
          <w:p w14:paraId="7942E506" w14:textId="77777777" w:rsidR="006D1658" w:rsidRDefault="00000000">
            <w:pPr>
              <w:widowControl w:val="0"/>
              <w:spacing w:line="480" w:lineRule="auto"/>
            </w:pPr>
            <w:r>
              <w:t>Description</w:t>
            </w:r>
          </w:p>
        </w:tc>
      </w:tr>
      <w:tr w:rsidR="006D1658" w14:paraId="670F0591" w14:textId="77777777">
        <w:tc>
          <w:tcPr>
            <w:tcW w:w="825" w:type="dxa"/>
            <w:shd w:val="clear" w:color="auto" w:fill="auto"/>
            <w:tcMar>
              <w:top w:w="100" w:type="dxa"/>
              <w:left w:w="100" w:type="dxa"/>
              <w:bottom w:w="100" w:type="dxa"/>
              <w:right w:w="100" w:type="dxa"/>
            </w:tcMar>
          </w:tcPr>
          <w:p w14:paraId="746CB618" w14:textId="77777777" w:rsidR="006D1658" w:rsidRDefault="00000000">
            <w:pPr>
              <w:widowControl w:val="0"/>
              <w:spacing w:line="480" w:lineRule="auto"/>
            </w:pPr>
            <w:r>
              <w:t>FK</w:t>
            </w:r>
          </w:p>
        </w:tc>
        <w:tc>
          <w:tcPr>
            <w:tcW w:w="2070" w:type="dxa"/>
            <w:shd w:val="clear" w:color="auto" w:fill="auto"/>
            <w:tcMar>
              <w:top w:w="100" w:type="dxa"/>
              <w:left w:w="100" w:type="dxa"/>
              <w:bottom w:w="100" w:type="dxa"/>
              <w:right w:w="100" w:type="dxa"/>
            </w:tcMar>
          </w:tcPr>
          <w:p w14:paraId="099299ED" w14:textId="77777777" w:rsidR="006D1658" w:rsidRDefault="00000000">
            <w:pPr>
              <w:widowControl w:val="0"/>
              <w:spacing w:line="480" w:lineRule="auto"/>
            </w:pPr>
            <w:proofErr w:type="spellStart"/>
            <w:r>
              <w:t>User_Fullname</w:t>
            </w:r>
            <w:proofErr w:type="spellEnd"/>
          </w:p>
        </w:tc>
        <w:tc>
          <w:tcPr>
            <w:tcW w:w="1620" w:type="dxa"/>
            <w:shd w:val="clear" w:color="auto" w:fill="auto"/>
            <w:tcMar>
              <w:top w:w="100" w:type="dxa"/>
              <w:left w:w="100" w:type="dxa"/>
              <w:bottom w:w="100" w:type="dxa"/>
              <w:right w:w="100" w:type="dxa"/>
            </w:tcMar>
          </w:tcPr>
          <w:p w14:paraId="5827DF74" w14:textId="77777777" w:rsidR="006D1658" w:rsidRDefault="00000000">
            <w:pPr>
              <w:widowControl w:val="0"/>
              <w:spacing w:line="480" w:lineRule="auto"/>
            </w:pPr>
            <w:r>
              <w:t>VARCHAR</w:t>
            </w:r>
          </w:p>
        </w:tc>
        <w:tc>
          <w:tcPr>
            <w:tcW w:w="870" w:type="dxa"/>
            <w:shd w:val="clear" w:color="auto" w:fill="auto"/>
            <w:tcMar>
              <w:top w:w="100" w:type="dxa"/>
              <w:left w:w="100" w:type="dxa"/>
              <w:bottom w:w="100" w:type="dxa"/>
              <w:right w:w="100" w:type="dxa"/>
            </w:tcMar>
          </w:tcPr>
          <w:p w14:paraId="0CB4547D" w14:textId="77777777" w:rsidR="006D1658" w:rsidRDefault="00000000">
            <w:pPr>
              <w:widowControl w:val="0"/>
              <w:spacing w:line="480" w:lineRule="auto"/>
            </w:pPr>
            <w:r>
              <w:t>100</w:t>
            </w:r>
          </w:p>
        </w:tc>
        <w:tc>
          <w:tcPr>
            <w:tcW w:w="3915" w:type="dxa"/>
            <w:shd w:val="clear" w:color="auto" w:fill="auto"/>
            <w:tcMar>
              <w:top w:w="100" w:type="dxa"/>
              <w:left w:w="100" w:type="dxa"/>
              <w:bottom w:w="100" w:type="dxa"/>
              <w:right w:w="100" w:type="dxa"/>
            </w:tcMar>
          </w:tcPr>
          <w:p w14:paraId="7D19EFBC" w14:textId="77777777" w:rsidR="006D1658" w:rsidRDefault="00000000">
            <w:pPr>
              <w:widowControl w:val="0"/>
              <w:spacing w:line="480" w:lineRule="auto"/>
            </w:pPr>
            <w:r>
              <w:t>Complete Name of User</w:t>
            </w:r>
          </w:p>
        </w:tc>
      </w:tr>
      <w:tr w:rsidR="006D1658" w14:paraId="1AF2C842" w14:textId="77777777">
        <w:tc>
          <w:tcPr>
            <w:tcW w:w="825" w:type="dxa"/>
            <w:shd w:val="clear" w:color="auto" w:fill="auto"/>
            <w:tcMar>
              <w:top w:w="100" w:type="dxa"/>
              <w:left w:w="100" w:type="dxa"/>
              <w:bottom w:w="100" w:type="dxa"/>
              <w:right w:w="100" w:type="dxa"/>
            </w:tcMar>
          </w:tcPr>
          <w:p w14:paraId="465578B2" w14:textId="77777777" w:rsidR="006D1658" w:rsidRDefault="00000000">
            <w:pPr>
              <w:widowControl w:val="0"/>
              <w:spacing w:line="480" w:lineRule="auto"/>
            </w:pPr>
            <w:r>
              <w:t>FK</w:t>
            </w:r>
          </w:p>
        </w:tc>
        <w:tc>
          <w:tcPr>
            <w:tcW w:w="2070" w:type="dxa"/>
            <w:shd w:val="clear" w:color="auto" w:fill="auto"/>
            <w:tcMar>
              <w:top w:w="100" w:type="dxa"/>
              <w:left w:w="100" w:type="dxa"/>
              <w:bottom w:w="100" w:type="dxa"/>
              <w:right w:w="100" w:type="dxa"/>
            </w:tcMar>
          </w:tcPr>
          <w:p w14:paraId="58042984" w14:textId="77777777" w:rsidR="006D1658" w:rsidRDefault="00000000">
            <w:pPr>
              <w:widowControl w:val="0"/>
              <w:spacing w:line="480" w:lineRule="auto"/>
            </w:pPr>
            <w:proofErr w:type="spellStart"/>
            <w:r>
              <w:t>User_Email</w:t>
            </w:r>
            <w:proofErr w:type="spellEnd"/>
          </w:p>
        </w:tc>
        <w:tc>
          <w:tcPr>
            <w:tcW w:w="1620" w:type="dxa"/>
            <w:shd w:val="clear" w:color="auto" w:fill="auto"/>
            <w:tcMar>
              <w:top w:w="100" w:type="dxa"/>
              <w:left w:w="100" w:type="dxa"/>
              <w:bottom w:w="100" w:type="dxa"/>
              <w:right w:w="100" w:type="dxa"/>
            </w:tcMar>
          </w:tcPr>
          <w:p w14:paraId="32B99986" w14:textId="77777777" w:rsidR="006D1658" w:rsidRDefault="00000000">
            <w:pPr>
              <w:widowControl w:val="0"/>
              <w:spacing w:line="480" w:lineRule="auto"/>
            </w:pPr>
            <w:r>
              <w:t>VARCHAR</w:t>
            </w:r>
          </w:p>
        </w:tc>
        <w:tc>
          <w:tcPr>
            <w:tcW w:w="870" w:type="dxa"/>
            <w:shd w:val="clear" w:color="auto" w:fill="auto"/>
            <w:tcMar>
              <w:top w:w="100" w:type="dxa"/>
              <w:left w:w="100" w:type="dxa"/>
              <w:bottom w:w="100" w:type="dxa"/>
              <w:right w:w="100" w:type="dxa"/>
            </w:tcMar>
          </w:tcPr>
          <w:p w14:paraId="15438B17" w14:textId="77777777" w:rsidR="006D1658" w:rsidRDefault="00000000">
            <w:pPr>
              <w:widowControl w:val="0"/>
              <w:spacing w:line="480" w:lineRule="auto"/>
            </w:pPr>
            <w:r>
              <w:t>100</w:t>
            </w:r>
          </w:p>
        </w:tc>
        <w:tc>
          <w:tcPr>
            <w:tcW w:w="3915" w:type="dxa"/>
            <w:shd w:val="clear" w:color="auto" w:fill="auto"/>
            <w:tcMar>
              <w:top w:w="100" w:type="dxa"/>
              <w:left w:w="100" w:type="dxa"/>
              <w:bottom w:w="100" w:type="dxa"/>
              <w:right w:w="100" w:type="dxa"/>
            </w:tcMar>
          </w:tcPr>
          <w:p w14:paraId="5B3BA9ED" w14:textId="77777777" w:rsidR="006D1658" w:rsidRDefault="00000000">
            <w:pPr>
              <w:widowControl w:val="0"/>
              <w:spacing w:line="480" w:lineRule="auto"/>
            </w:pPr>
            <w:r>
              <w:t xml:space="preserve">Email Address of User </w:t>
            </w:r>
          </w:p>
        </w:tc>
      </w:tr>
      <w:tr w:rsidR="006D1658" w14:paraId="23A2C6B1" w14:textId="77777777">
        <w:tc>
          <w:tcPr>
            <w:tcW w:w="825" w:type="dxa"/>
            <w:shd w:val="clear" w:color="auto" w:fill="auto"/>
            <w:tcMar>
              <w:top w:w="100" w:type="dxa"/>
              <w:left w:w="100" w:type="dxa"/>
              <w:bottom w:w="100" w:type="dxa"/>
              <w:right w:w="100" w:type="dxa"/>
            </w:tcMar>
          </w:tcPr>
          <w:p w14:paraId="6EF959AD" w14:textId="77777777" w:rsidR="006D1658" w:rsidRDefault="00000000">
            <w:pPr>
              <w:widowControl w:val="0"/>
              <w:spacing w:line="480" w:lineRule="auto"/>
            </w:pPr>
            <w:r>
              <w:t>FK</w:t>
            </w:r>
          </w:p>
        </w:tc>
        <w:tc>
          <w:tcPr>
            <w:tcW w:w="2070" w:type="dxa"/>
            <w:shd w:val="clear" w:color="auto" w:fill="auto"/>
            <w:tcMar>
              <w:top w:w="100" w:type="dxa"/>
              <w:left w:w="100" w:type="dxa"/>
              <w:bottom w:w="100" w:type="dxa"/>
              <w:right w:w="100" w:type="dxa"/>
            </w:tcMar>
          </w:tcPr>
          <w:p w14:paraId="6EF2298C" w14:textId="77777777" w:rsidR="006D1658" w:rsidRDefault="00000000">
            <w:pPr>
              <w:widowControl w:val="0"/>
              <w:spacing w:line="480" w:lineRule="auto"/>
            </w:pPr>
            <w:r>
              <w:t>Password</w:t>
            </w:r>
          </w:p>
        </w:tc>
        <w:tc>
          <w:tcPr>
            <w:tcW w:w="1620" w:type="dxa"/>
            <w:shd w:val="clear" w:color="auto" w:fill="auto"/>
            <w:tcMar>
              <w:top w:w="100" w:type="dxa"/>
              <w:left w:w="100" w:type="dxa"/>
              <w:bottom w:w="100" w:type="dxa"/>
              <w:right w:w="100" w:type="dxa"/>
            </w:tcMar>
          </w:tcPr>
          <w:p w14:paraId="5B30C8AF" w14:textId="77777777" w:rsidR="006D1658" w:rsidRDefault="00000000">
            <w:pPr>
              <w:widowControl w:val="0"/>
              <w:spacing w:line="480" w:lineRule="auto"/>
            </w:pPr>
            <w:r>
              <w:t>VARCHAR</w:t>
            </w:r>
          </w:p>
        </w:tc>
        <w:tc>
          <w:tcPr>
            <w:tcW w:w="870" w:type="dxa"/>
            <w:shd w:val="clear" w:color="auto" w:fill="auto"/>
            <w:tcMar>
              <w:top w:w="100" w:type="dxa"/>
              <w:left w:w="100" w:type="dxa"/>
              <w:bottom w:w="100" w:type="dxa"/>
              <w:right w:w="100" w:type="dxa"/>
            </w:tcMar>
          </w:tcPr>
          <w:p w14:paraId="798FBFE8" w14:textId="77777777" w:rsidR="006D1658" w:rsidRDefault="00000000">
            <w:pPr>
              <w:widowControl w:val="0"/>
              <w:spacing w:line="480" w:lineRule="auto"/>
            </w:pPr>
            <w:r>
              <w:t>100</w:t>
            </w:r>
          </w:p>
        </w:tc>
        <w:tc>
          <w:tcPr>
            <w:tcW w:w="3915" w:type="dxa"/>
            <w:shd w:val="clear" w:color="auto" w:fill="auto"/>
            <w:tcMar>
              <w:top w:w="100" w:type="dxa"/>
              <w:left w:w="100" w:type="dxa"/>
              <w:bottom w:w="100" w:type="dxa"/>
              <w:right w:w="100" w:type="dxa"/>
            </w:tcMar>
          </w:tcPr>
          <w:p w14:paraId="1AC21B6C" w14:textId="77777777" w:rsidR="006D1658" w:rsidRDefault="00000000">
            <w:pPr>
              <w:widowControl w:val="0"/>
              <w:spacing w:line="480" w:lineRule="auto"/>
            </w:pPr>
            <w:r>
              <w:t xml:space="preserve">Password </w:t>
            </w:r>
          </w:p>
        </w:tc>
      </w:tr>
    </w:tbl>
    <w:p w14:paraId="36AD4094" w14:textId="77777777" w:rsidR="006D1658" w:rsidRDefault="00000000">
      <w:pPr>
        <w:spacing w:before="240" w:after="240" w:line="480" w:lineRule="auto"/>
        <w:jc w:val="both"/>
        <w:rPr>
          <w:i/>
        </w:rPr>
      </w:pPr>
      <w:r>
        <w:rPr>
          <w:i/>
        </w:rPr>
        <w:t>Network Topology</w:t>
      </w:r>
    </w:p>
    <w:p w14:paraId="2F934429" w14:textId="77777777" w:rsidR="006D1658" w:rsidRDefault="00000000">
      <w:pPr>
        <w:spacing w:before="240" w:after="240" w:line="480" w:lineRule="auto"/>
        <w:jc w:val="center"/>
      </w:pPr>
      <w:r>
        <w:rPr>
          <w:noProof/>
        </w:rPr>
        <w:lastRenderedPageBreak/>
        <w:drawing>
          <wp:inline distT="114300" distB="114300" distL="114300" distR="114300" wp14:anchorId="2A57E5CC" wp14:editId="091781AE">
            <wp:extent cx="3938946" cy="4082951"/>
            <wp:effectExtent l="12700" t="12700" r="12700" b="127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3938946" cy="4082951"/>
                    </a:xfrm>
                    <a:prstGeom prst="rect">
                      <a:avLst/>
                    </a:prstGeom>
                    <a:ln w="12700">
                      <a:solidFill>
                        <a:srgbClr val="000000"/>
                      </a:solidFill>
                      <a:prstDash val="solid"/>
                    </a:ln>
                  </pic:spPr>
                </pic:pic>
              </a:graphicData>
            </a:graphic>
          </wp:inline>
        </w:drawing>
      </w:r>
    </w:p>
    <w:p w14:paraId="3FAA9CEE" w14:textId="77777777" w:rsidR="006D1658" w:rsidRDefault="00000000">
      <w:pPr>
        <w:spacing w:before="240" w:after="240" w:line="480" w:lineRule="auto"/>
        <w:jc w:val="center"/>
      </w:pPr>
      <w:r>
        <w:t xml:space="preserve">Figure </w:t>
      </w:r>
      <w:proofErr w:type="gramStart"/>
      <w:r>
        <w:t>12  Network</w:t>
      </w:r>
      <w:proofErr w:type="gramEnd"/>
      <w:r>
        <w:t xml:space="preserve"> Topology</w:t>
      </w:r>
    </w:p>
    <w:p w14:paraId="0F532D9B" w14:textId="6163BFCB" w:rsidR="006D1658" w:rsidRDefault="00000000">
      <w:pPr>
        <w:spacing w:before="240" w:after="240" w:line="480" w:lineRule="auto"/>
        <w:jc w:val="both"/>
      </w:pPr>
      <w:r>
        <w:t>Figure</w:t>
      </w:r>
      <w:ins w:id="192" w:author="SAPUL Ma. Shiela C." w:date="2024-05-24T11:17:00Z" w16du:dateUtc="2024-05-24T03:17:00Z">
        <w:r w:rsidR="00BE66AA">
          <w:t xml:space="preserve"> 12</w:t>
        </w:r>
      </w:ins>
      <w:r>
        <w:t xml:space="preserve"> depicts the planned network layout for the system. The system can be accessed via a web application by administrators, teachers, and students using desktops and laptops.</w:t>
      </w:r>
    </w:p>
    <w:p w14:paraId="69F19E25" w14:textId="77777777" w:rsidR="00BE66AA" w:rsidRDefault="00BE66AA">
      <w:pPr>
        <w:spacing w:before="240" w:after="240" w:line="480" w:lineRule="auto"/>
        <w:jc w:val="both"/>
        <w:rPr>
          <w:ins w:id="193" w:author="SAPUL Ma. Shiela C." w:date="2024-05-24T11:17:00Z" w16du:dateUtc="2024-05-24T03:17:00Z"/>
        </w:rPr>
      </w:pPr>
    </w:p>
    <w:p w14:paraId="0509504E" w14:textId="254BD9DC" w:rsidR="006D1658" w:rsidRDefault="00000000">
      <w:pPr>
        <w:spacing w:before="240" w:after="240" w:line="480" w:lineRule="auto"/>
        <w:jc w:val="both"/>
      </w:pPr>
      <w:r>
        <w:t>Design and Implementation Issues</w:t>
      </w:r>
      <w:r>
        <w:tab/>
      </w:r>
    </w:p>
    <w:p w14:paraId="515A6E44" w14:textId="549B402C" w:rsidR="006D1658" w:rsidRDefault="00000000">
      <w:pPr>
        <w:spacing w:line="480" w:lineRule="auto"/>
        <w:ind w:firstLine="720"/>
        <w:jc w:val="both"/>
      </w:pPr>
      <w:r>
        <w:t>ABridge: Text-</w:t>
      </w:r>
      <w:del w:id="194" w:author="SAPUL Ma. Shiela C." w:date="2024-05-24T11:17:00Z" w16du:dateUtc="2024-05-24T03:17:00Z">
        <w:r w:rsidDel="00BE66AA">
          <w:delText xml:space="preserve"> </w:delText>
        </w:r>
      </w:del>
      <w:r>
        <w:t xml:space="preserve">type instant notes generator using </w:t>
      </w:r>
      <w:ins w:id="195" w:author="SAPUL Ma. Shiela C." w:date="2024-05-24T11:18:00Z" w16du:dateUtc="2024-05-24T03:18:00Z">
        <w:r w:rsidR="00BE66AA">
          <w:t xml:space="preserve">a </w:t>
        </w:r>
      </w:ins>
      <w:r>
        <w:t>natural language processing algorithm is a web-based application comprising various modules aimed at generating instant study notes in text format tailored to the elementary science curriculum of Central Philippines University.</w:t>
      </w:r>
    </w:p>
    <w:p w14:paraId="15450DCF" w14:textId="6B629104" w:rsidR="006D1658" w:rsidRDefault="00000000">
      <w:pPr>
        <w:spacing w:line="480" w:lineRule="auto"/>
        <w:jc w:val="both"/>
      </w:pPr>
      <w:r>
        <w:lastRenderedPageBreak/>
        <w:t>The instant notes generator will benefit the students by lessening the time of making notes of the user</w:t>
      </w:r>
      <w:r w:rsidR="00BE66AA">
        <w:t>'</w:t>
      </w:r>
      <w:r>
        <w:t>s lesson with the help of NLP and OCR which will be the algorithm of the web application using Python programming language.</w:t>
      </w:r>
    </w:p>
    <w:p w14:paraId="152F6F48" w14:textId="77777777" w:rsidR="006D1658" w:rsidRDefault="006D1658">
      <w:pPr>
        <w:spacing w:line="480" w:lineRule="auto"/>
        <w:jc w:val="both"/>
      </w:pPr>
    </w:p>
    <w:p w14:paraId="57CCCFA8" w14:textId="7C9EDF6F" w:rsidR="006D1658" w:rsidRDefault="00000000">
      <w:pPr>
        <w:spacing w:line="480" w:lineRule="auto"/>
        <w:ind w:firstLine="720"/>
        <w:jc w:val="both"/>
      </w:pPr>
      <w:r>
        <w:t>The NLP is for text classification and summarization</w:t>
      </w:r>
      <w:ins w:id="196" w:author="SAPUL Ma. Shiela C." w:date="2024-05-24T11:18:00Z" w16du:dateUtc="2024-05-24T03:18:00Z">
        <w:r w:rsidR="00BE66AA">
          <w:t>.</w:t>
        </w:r>
      </w:ins>
      <w:r>
        <w:t xml:space="preserve"> It utilizes extractive and abstractive approaches to implement strategies such as text classification for material organization and text summarization for rapid reading of lengthy texts. Also, combining document embedding with the Bag of Words model simplifies categorization tasks. </w:t>
      </w:r>
      <w:ins w:id="197" w:author="SAPUL Ma. Shiela C." w:date="2024-05-24T11:18:00Z" w16du:dateUtc="2024-05-24T03:18:00Z">
        <w:r w:rsidR="00BE66AA">
          <w:t>Using</w:t>
        </w:r>
      </w:ins>
      <w:r>
        <w:t xml:space="preserve"> lemmatization and stemming techniques reduces word variability, increasing the efficiency and consistency of NLP algorithms and ensuring the accuracy of system outcomes.</w:t>
      </w:r>
    </w:p>
    <w:p w14:paraId="67474A34" w14:textId="77777777" w:rsidR="006D1658" w:rsidRDefault="006D1658">
      <w:pPr>
        <w:spacing w:line="480" w:lineRule="auto"/>
        <w:jc w:val="both"/>
      </w:pPr>
    </w:p>
    <w:p w14:paraId="34F6957E" w14:textId="77777777" w:rsidR="006D1658" w:rsidRDefault="00000000">
      <w:pPr>
        <w:spacing w:line="480" w:lineRule="auto"/>
        <w:ind w:firstLine="720"/>
        <w:jc w:val="both"/>
      </w:pPr>
      <w:r>
        <w:t>The Tesseract OCR will be responsible for text recognition and document scanning. Text detection and character recognition separate and analyze text segments, while image preprocessing techniques improve OCR accuracy. Language modeling improves recognition accuracy by combining statistical language models and dictionaries. Post-processing procedures improve the identified text output to ensure readability.</w:t>
      </w:r>
    </w:p>
    <w:p w14:paraId="72D1CC20" w14:textId="77777777" w:rsidR="006D1658" w:rsidRDefault="006D1658">
      <w:pPr>
        <w:spacing w:line="480" w:lineRule="auto"/>
        <w:jc w:val="both"/>
      </w:pPr>
    </w:p>
    <w:p w14:paraId="7590E128" w14:textId="0FD330D1" w:rsidR="006D1658" w:rsidRDefault="00000000">
      <w:pPr>
        <w:spacing w:line="480" w:lineRule="auto"/>
        <w:ind w:firstLine="720"/>
        <w:jc w:val="both"/>
      </w:pPr>
      <w:r>
        <w:t xml:space="preserve">The system features a quiz module that the user can create and quizzes with a given option of what type of test the user wants. Also, </w:t>
      </w:r>
      <w:del w:id="198" w:author="SAPUL Ma. Shiela C." w:date="2024-05-24T11:18:00Z" w16du:dateUtc="2024-05-24T03:18:00Z">
        <w:r w:rsidDel="00BE66AA">
          <w:delText xml:space="preserve">the </w:delText>
        </w:r>
      </w:del>
      <w:r>
        <w:t xml:space="preserve">one feature is a flashcard module that will let the user make flashcards </w:t>
      </w:r>
      <w:ins w:id="199" w:author="SAPUL Ma. Shiela C." w:date="2024-05-24T11:18:00Z" w16du:dateUtc="2024-05-24T03:18:00Z">
        <w:r w:rsidR="00BE66AA">
          <w:t>to their liking, which will help them study</w:t>
        </w:r>
      </w:ins>
      <w:r>
        <w:t xml:space="preserve">. </w:t>
      </w:r>
    </w:p>
    <w:p w14:paraId="521AAD59" w14:textId="77777777" w:rsidR="006D1658" w:rsidRDefault="00000000">
      <w:pPr>
        <w:spacing w:line="480" w:lineRule="auto"/>
        <w:ind w:firstLine="720"/>
        <w:jc w:val="both"/>
      </w:pPr>
      <w:r>
        <w:tab/>
      </w:r>
    </w:p>
    <w:p w14:paraId="647905DF" w14:textId="740473F7" w:rsidR="006D1658" w:rsidRDefault="00000000">
      <w:pPr>
        <w:spacing w:line="480" w:lineRule="auto"/>
        <w:ind w:firstLine="720"/>
        <w:jc w:val="both"/>
      </w:pPr>
      <w:r>
        <w:t>One of the issues observed during the implementation process was that the module intended for generating notes was not generating a standard of 95</w:t>
      </w:r>
      <w:proofErr w:type="gramStart"/>
      <w:r>
        <w:t>%  accuracy</w:t>
      </w:r>
      <w:proofErr w:type="gramEnd"/>
      <w:r>
        <w:t xml:space="preserve">. To resolve the issue, the team examined and fixed the problem with the help of resizing the image to convert </w:t>
      </w:r>
      <w:ins w:id="200" w:author="SAPUL Ma. Shiela C." w:date="2024-05-24T11:18:00Z" w16du:dateUtc="2024-05-24T03:18:00Z">
        <w:r w:rsidR="00BE66AA">
          <w:t>it to grayscale format to remove the noise pixels and make it cleare</w:t>
        </w:r>
      </w:ins>
      <w:r>
        <w:t xml:space="preserve">r. Also, the first and most important step in improving the accuracy of the NLP model is to </w:t>
      </w:r>
      <w:r>
        <w:lastRenderedPageBreak/>
        <w:t>use high-quality datasets. High-quality data is distinguished by relevance, completeness, consistency, and dependability. It is critical to collect enough data that covers the domain, language, and style relevant to the task. In addition, clean, preprocess, and normalize the data to remove noise, errors, and inconsistencies. Furthermore, the data should be labe</w:t>
      </w:r>
      <w:ins w:id="201" w:author="SAPUL Ma. Shiela C." w:date="2024-05-24T11:19:00Z" w16du:dateUtc="2024-05-24T03:19:00Z">
        <w:r w:rsidR="00BE66AA">
          <w:t>l</w:t>
        </w:r>
      </w:ins>
      <w:r>
        <w:t xml:space="preserve">led, annotated, and divided into training, validation, and test sets </w:t>
      </w:r>
      <w:ins w:id="202" w:author="SAPUL Ma. Shiela C." w:date="2024-05-24T11:19:00Z" w16du:dateUtc="2024-05-24T03:19:00Z">
        <w:r w:rsidR="00BE66AA">
          <w:t>following</w:t>
        </w:r>
      </w:ins>
      <w:r>
        <w:t xml:space="preserve"> the standards and guidelines for the specific task.</w:t>
      </w:r>
    </w:p>
    <w:p w14:paraId="11E3345A" w14:textId="77777777" w:rsidR="006D1658" w:rsidRDefault="006D1658">
      <w:pPr>
        <w:jc w:val="both"/>
      </w:pPr>
    </w:p>
    <w:p w14:paraId="545C093B" w14:textId="77777777" w:rsidR="006D1658" w:rsidRDefault="006D1658">
      <w:pPr>
        <w:spacing w:line="480" w:lineRule="auto"/>
        <w:jc w:val="both"/>
      </w:pPr>
    </w:p>
    <w:sectPr w:rsidR="006D1658">
      <w:pgSz w:w="12240" w:h="15840"/>
      <w:pgMar w:top="1440" w:right="1440" w:bottom="1440" w:left="216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APUL Ma. Shiela C." w:date="2024-05-24T09:53:00Z" w:initials="MS">
    <w:p w14:paraId="3424B476" w14:textId="77777777" w:rsidR="00C50F4D" w:rsidRDefault="00C50F4D" w:rsidP="00C50F4D">
      <w:pPr>
        <w:pStyle w:val="CommentText"/>
      </w:pPr>
      <w:r>
        <w:rPr>
          <w:rStyle w:val="CommentReference"/>
        </w:rPr>
        <w:annotationRef/>
      </w:r>
      <w:r>
        <w:t>Omit NLP, instead write the specific NLP Algorithm</w:t>
      </w:r>
    </w:p>
  </w:comment>
  <w:comment w:id="11" w:author="SAPUL Ma. Shiela C." w:date="2024-05-24T11:58:00Z" w:initials="SMSC">
    <w:p w14:paraId="32F691C3" w14:textId="77777777" w:rsidR="00966923" w:rsidRDefault="00966923" w:rsidP="00966923">
      <w:pPr>
        <w:pStyle w:val="CommentText"/>
      </w:pPr>
      <w:r>
        <w:rPr>
          <w:rStyle w:val="CommentReference"/>
        </w:rPr>
        <w:annotationRef/>
      </w:r>
      <w:r>
        <w:t>Please be specific on the ML algorithm and NLP algorithm</w:t>
      </w:r>
    </w:p>
  </w:comment>
  <w:comment w:id="18" w:author="SAPUL Ma. Shiela C." w:date="2024-05-24T11:53:00Z" w:initials="SMSC">
    <w:p w14:paraId="23BDB0C4" w14:textId="38BD25C7" w:rsidR="00BE66AA" w:rsidRDefault="00BE66AA" w:rsidP="00BE66AA">
      <w:pPr>
        <w:pStyle w:val="CommentText"/>
      </w:pPr>
      <w:r>
        <w:rPr>
          <w:rStyle w:val="CommentReference"/>
        </w:rPr>
        <w:annotationRef/>
      </w:r>
      <w:r>
        <w:t>Provide an introductory discussion for the Theoretical Framework. No discussion provided for the items mentioned in the diagram. Reference of the Theoretical Framework Figure/diagram</w:t>
      </w:r>
    </w:p>
  </w:comment>
  <w:comment w:id="22" w:author="SAPUL Ma. Shiela C." w:date="2024-05-24T11:55:00Z" w:initials="SMSC">
    <w:p w14:paraId="002A1BDB" w14:textId="77777777" w:rsidR="00BE66AA" w:rsidRDefault="00BE66AA" w:rsidP="00BE66AA">
      <w:pPr>
        <w:pStyle w:val="CommentText"/>
      </w:pPr>
      <w:r>
        <w:rPr>
          <w:rStyle w:val="CommentReference"/>
        </w:rPr>
        <w:annotationRef/>
      </w:r>
      <w:r>
        <w:t>Provide an introductory discussion for the conceptual framework, how are the concepts identified in the framework applied in your design. Improve this section</w:t>
      </w:r>
    </w:p>
  </w:comment>
  <w:comment w:id="32" w:author="SAPUL Ma. Shiela C." w:date="2024-05-24T10:10:00Z" w:initials="SMSC">
    <w:p w14:paraId="502049D7" w14:textId="419FE0D5" w:rsidR="00BE66AA" w:rsidRDefault="00BE66AA" w:rsidP="00BE66AA">
      <w:pPr>
        <w:pStyle w:val="CommentText"/>
      </w:pPr>
      <w:r>
        <w:rPr>
          <w:rStyle w:val="CommentReference"/>
        </w:rPr>
        <w:annotationRef/>
      </w:r>
      <w:r>
        <w:t>Please refine this statement, are your referring to the benefits of the Wireless connection?</w:t>
      </w:r>
    </w:p>
  </w:comment>
  <w:comment w:id="56" w:author="SAPUL Ma. Shiela C." w:date="2024-05-24T12:03:00Z" w:initials="SMSC">
    <w:p w14:paraId="573C4514" w14:textId="77777777" w:rsidR="00301024" w:rsidRDefault="00301024" w:rsidP="00301024">
      <w:pPr>
        <w:pStyle w:val="CommentText"/>
      </w:pPr>
      <w:r>
        <w:rPr>
          <w:rStyle w:val="CommentReference"/>
        </w:rPr>
        <w:annotationRef/>
      </w:r>
      <w:r>
        <w:t>What can this benefit to researchers in the fields of computing,  learning….</w:t>
      </w:r>
    </w:p>
  </w:comment>
  <w:comment w:id="62" w:author="SAPUL Ma. Shiela C." w:date="2024-05-24T10:21:00Z" w:initials="SMSC">
    <w:p w14:paraId="02A86B91" w14:textId="133138A4" w:rsidR="00BE66AA" w:rsidRDefault="00BE66AA" w:rsidP="00BE66AA">
      <w:pPr>
        <w:pStyle w:val="CommentText"/>
      </w:pPr>
      <w:r>
        <w:rPr>
          <w:rStyle w:val="CommentReference"/>
        </w:rPr>
        <w:annotationRef/>
      </w:r>
      <w:r>
        <w:t>Reformat your discussion, do not put the title as a subheading for each paragraph.</w:t>
      </w:r>
    </w:p>
  </w:comment>
  <w:comment w:id="63" w:author="SAPUL Ma. Shiela C." w:date="2024-05-24T10:22:00Z" w:initials="SMSC">
    <w:p w14:paraId="67035A82" w14:textId="77777777" w:rsidR="00BE66AA" w:rsidRDefault="00BE66AA" w:rsidP="00BE66AA">
      <w:pPr>
        <w:pStyle w:val="CommentText"/>
      </w:pPr>
      <w:r>
        <w:rPr>
          <w:rStyle w:val="CommentReference"/>
        </w:rPr>
        <w:annotationRef/>
      </w:r>
      <w:r>
        <w:t>Discuss how are these studies related to your proposed system, how are these different from your study, what features were/are applied in your study.</w:t>
      </w:r>
    </w:p>
  </w:comment>
  <w:comment w:id="74" w:author="SAPUL Ma. Shiela C." w:date="2024-05-24T10:24:00Z" w:initials="SMSC">
    <w:p w14:paraId="24FCD472" w14:textId="77777777" w:rsidR="00BE66AA" w:rsidRDefault="00BE66AA" w:rsidP="00BE66AA">
      <w:pPr>
        <w:pStyle w:val="CommentText"/>
      </w:pPr>
      <w:r>
        <w:rPr>
          <w:rStyle w:val="CommentReference"/>
        </w:rPr>
        <w:annotationRef/>
      </w:r>
      <w:r>
        <w:t xml:space="preserve">Provide the reference of your Diagram and the definition </w:t>
      </w:r>
    </w:p>
  </w:comment>
  <w:comment w:id="75" w:author="SAPUL Ma. Shiela C." w:date="2024-05-24T10:25:00Z" w:initials="SMSC">
    <w:p w14:paraId="770841FF" w14:textId="77777777" w:rsidR="00BE66AA" w:rsidRDefault="00BE66AA" w:rsidP="00BE66AA">
      <w:pPr>
        <w:pStyle w:val="CommentText"/>
      </w:pPr>
      <w:r>
        <w:rPr>
          <w:rStyle w:val="CommentReference"/>
        </w:rPr>
        <w:annotationRef/>
      </w:r>
      <w:r>
        <w:t>Since Agile is an iterative approach, you need also to include the outputs for each iteration, do not simply discuss the phases</w:t>
      </w:r>
    </w:p>
  </w:comment>
  <w:comment w:id="76" w:author="SAPUL Ma. Shiela C." w:date="2024-05-24T10:26:00Z" w:initials="SMSC">
    <w:p w14:paraId="69A4850B" w14:textId="77777777" w:rsidR="00BE66AA" w:rsidRDefault="00BE66AA" w:rsidP="00BE66AA">
      <w:pPr>
        <w:pStyle w:val="CommentText"/>
      </w:pPr>
      <w:r>
        <w:rPr>
          <w:rStyle w:val="CommentReference"/>
        </w:rPr>
        <w:annotationRef/>
      </w:r>
      <w:r>
        <w:t>How where you able to have your scope, no discussion about the problems.</w:t>
      </w:r>
    </w:p>
  </w:comment>
  <w:comment w:id="81" w:author="SAPUL Ma. Shiela C." w:date="2024-05-24T10:27:00Z" w:initials="SMSC">
    <w:p w14:paraId="134A5964" w14:textId="77777777" w:rsidR="00BE66AA" w:rsidRDefault="00BE66AA" w:rsidP="00BE66AA">
      <w:pPr>
        <w:pStyle w:val="CommentText"/>
      </w:pPr>
      <w:r>
        <w:rPr>
          <w:rStyle w:val="CommentReference"/>
        </w:rPr>
        <w:annotationRef/>
      </w:r>
      <w:r>
        <w:t>Provide here the reference number or like Figure no.?</w:t>
      </w:r>
    </w:p>
  </w:comment>
  <w:comment w:id="94" w:author="SAPUL Ma. Shiela C." w:date="2024-05-24T10:30:00Z" w:initials="SMSC">
    <w:p w14:paraId="030414AF" w14:textId="77777777" w:rsidR="00BE66AA" w:rsidRDefault="00BE66AA" w:rsidP="00BE66AA">
      <w:pPr>
        <w:pStyle w:val="CommentText"/>
      </w:pPr>
      <w:r>
        <w:rPr>
          <w:rStyle w:val="CommentReference"/>
        </w:rPr>
        <w:annotationRef/>
      </w:r>
      <w:r>
        <w:t>No coherence in your discussion, improve this line</w:t>
      </w:r>
    </w:p>
  </w:comment>
  <w:comment w:id="97" w:author="SAPUL Ma. Shiela C." w:date="2024-05-24T10:34:00Z" w:initials="SMSC">
    <w:p w14:paraId="426C0DBC" w14:textId="77777777" w:rsidR="00BE66AA" w:rsidRDefault="00BE66AA" w:rsidP="00BE66AA">
      <w:pPr>
        <w:pStyle w:val="CommentText"/>
      </w:pPr>
      <w:r>
        <w:rPr>
          <w:rStyle w:val="CommentReference"/>
        </w:rPr>
        <w:annotationRef/>
      </w:r>
      <w:r>
        <w:t>Do you mean you will create a web app for the deployment or you will just utilize a web browser?</w:t>
      </w:r>
    </w:p>
  </w:comment>
  <w:comment w:id="114" w:author="SAPUL Ma. Shiela C." w:date="2024-05-24T10:57:00Z" w:initials="SMSC">
    <w:p w14:paraId="09A8FC0E" w14:textId="77777777" w:rsidR="00BE66AA" w:rsidRDefault="00BE66AA" w:rsidP="00BE66AA">
      <w:pPr>
        <w:pStyle w:val="CommentText"/>
      </w:pPr>
      <w:r>
        <w:rPr>
          <w:rStyle w:val="CommentReference"/>
        </w:rPr>
        <w:annotationRef/>
      </w:r>
      <w:r>
        <w:t>The upload button, requires an action, improve this line</w:t>
      </w:r>
    </w:p>
  </w:comment>
  <w:comment w:id="130" w:author="SAPUL Ma. Shiela C." w:date="2024-05-24T11:03:00Z" w:initials="SMSC">
    <w:p w14:paraId="60809837" w14:textId="77777777" w:rsidR="00BE66AA" w:rsidRDefault="00BE66AA" w:rsidP="00BE66AA">
      <w:pPr>
        <w:pStyle w:val="CommentText"/>
      </w:pPr>
      <w:r>
        <w:rPr>
          <w:rStyle w:val="CommentReference"/>
        </w:rPr>
        <w:annotationRef/>
      </w:r>
      <w:r>
        <w:t>Discuss the specs you have provided</w:t>
      </w:r>
    </w:p>
  </w:comment>
  <w:comment w:id="133" w:author="SAPUL Ma. Shiela C." w:date="2024-05-24T11:03:00Z" w:initials="SMSC">
    <w:p w14:paraId="52A38033" w14:textId="77777777" w:rsidR="00BE66AA" w:rsidRDefault="00BE66AA" w:rsidP="00BE66AA">
      <w:pPr>
        <w:pStyle w:val="CommentText"/>
      </w:pPr>
      <w:r>
        <w:rPr>
          <w:rStyle w:val="CommentReference"/>
        </w:rPr>
        <w:annotationRef/>
      </w:r>
      <w:r>
        <w:t>Discuss the specs you have provided</w:t>
      </w:r>
    </w:p>
  </w:comment>
  <w:comment w:id="155" w:author="SAPUL Ma. Shiela C." w:date="2024-05-24T11:06:00Z" w:initials="SMSC">
    <w:p w14:paraId="5F45B764" w14:textId="77777777" w:rsidR="00BE66AA" w:rsidRDefault="00BE66AA" w:rsidP="00BE66AA">
      <w:pPr>
        <w:pStyle w:val="CommentText"/>
      </w:pPr>
      <w:r>
        <w:rPr>
          <w:rStyle w:val="CommentReference"/>
        </w:rPr>
        <w:annotationRef/>
      </w:r>
      <w:r>
        <w:t>Provide the reference of the costing</w:t>
      </w:r>
    </w:p>
  </w:comment>
  <w:comment w:id="156" w:author="SAPUL Ma. Shiela C." w:date="2024-05-24T11:07:00Z" w:initials="SMSC">
    <w:p w14:paraId="1CC297A5" w14:textId="77777777" w:rsidR="00BE66AA" w:rsidRDefault="00BE66AA" w:rsidP="00BE66AA">
      <w:pPr>
        <w:pStyle w:val="CommentText"/>
      </w:pPr>
      <w:r>
        <w:rPr>
          <w:rStyle w:val="CommentReference"/>
        </w:rPr>
        <w:annotationRef/>
      </w:r>
      <w:r>
        <w:t xml:space="preserve">Provide the reference of the cost </w:t>
      </w:r>
    </w:p>
  </w:comment>
  <w:comment w:id="157" w:author="SAPUL Ma. Shiela C." w:date="2024-05-24T11:07:00Z" w:initials="SMSC">
    <w:p w14:paraId="76A53107" w14:textId="77777777" w:rsidR="00BE66AA" w:rsidRDefault="00BE66AA" w:rsidP="00BE66AA">
      <w:pPr>
        <w:pStyle w:val="CommentText"/>
      </w:pPr>
      <w:r>
        <w:rPr>
          <w:rStyle w:val="CommentReference"/>
        </w:rPr>
        <w:annotationRef/>
      </w:r>
      <w:r>
        <w:t>Provide the source of the formula</w:t>
      </w:r>
    </w:p>
  </w:comment>
  <w:comment w:id="159" w:author="SAPUL Ma. Shiela C." w:date="2024-05-24T11:08:00Z" w:initials="SMSC">
    <w:p w14:paraId="19B9DA36" w14:textId="77777777" w:rsidR="00BE66AA" w:rsidRDefault="00BE66AA" w:rsidP="00BE66AA">
      <w:pPr>
        <w:pStyle w:val="CommentText"/>
      </w:pPr>
      <w:r>
        <w:rPr>
          <w:rStyle w:val="CommentReference"/>
        </w:rPr>
        <w:annotationRef/>
      </w:r>
      <w:r>
        <w:t>Provide the source or reference of the formula, use the equation to write the formula</w:t>
      </w:r>
    </w:p>
  </w:comment>
  <w:comment w:id="160" w:author="SAPUL Ma. Shiela C." w:date="2024-05-24T11:08:00Z" w:initials="SMSC">
    <w:p w14:paraId="3196776E" w14:textId="77777777" w:rsidR="00BE66AA" w:rsidRDefault="00BE66AA" w:rsidP="00BE66AA">
      <w:pPr>
        <w:pStyle w:val="CommentText"/>
      </w:pPr>
      <w:r>
        <w:rPr>
          <w:rStyle w:val="CommentReference"/>
        </w:rPr>
        <w:annotationRef/>
      </w:r>
      <w:r>
        <w:t>Provide the tangible and intangible benefits for the users/students/learners</w:t>
      </w:r>
    </w:p>
  </w:comment>
  <w:comment w:id="161" w:author="SAPUL Ma. Shiela C." w:date="2024-05-24T11:09:00Z" w:initials="SMSC">
    <w:p w14:paraId="177AD77D" w14:textId="77777777" w:rsidR="00BE66AA" w:rsidRDefault="00BE66AA" w:rsidP="00BE66AA">
      <w:pPr>
        <w:pStyle w:val="CommentText"/>
      </w:pPr>
      <w:r>
        <w:rPr>
          <w:rStyle w:val="CommentReference"/>
        </w:rPr>
        <w:annotationRef/>
      </w:r>
      <w:r>
        <w:t>Please provide the different levels of the Use-Case diagram</w:t>
      </w:r>
    </w:p>
  </w:comment>
  <w:comment w:id="162" w:author="SAPUL Ma. Shiela C." w:date="2024-05-24T11:10:00Z" w:initials="SMSC">
    <w:p w14:paraId="428AB201" w14:textId="77777777" w:rsidR="00BE66AA" w:rsidRDefault="00BE66AA" w:rsidP="00BE66AA">
      <w:pPr>
        <w:pStyle w:val="CommentText"/>
      </w:pPr>
      <w:r>
        <w:rPr>
          <w:rStyle w:val="CommentReference"/>
        </w:rPr>
        <w:annotationRef/>
      </w:r>
      <w:r>
        <w:t>Some items in the Figure is not visible or readable.</w:t>
      </w:r>
    </w:p>
  </w:comment>
  <w:comment w:id="169" w:author="SAPUL Ma. Shiela C." w:date="2024-05-24T11:11:00Z" w:initials="SMSC">
    <w:p w14:paraId="5D1FB668" w14:textId="77777777" w:rsidR="00BE66AA" w:rsidRDefault="00BE66AA" w:rsidP="00BE66AA">
      <w:pPr>
        <w:pStyle w:val="CommentText"/>
      </w:pPr>
      <w:r>
        <w:rPr>
          <w:rStyle w:val="CommentReference"/>
        </w:rPr>
        <w:annotationRef/>
      </w:r>
      <w:r>
        <w:t>Provide a cleared diagram</w:t>
      </w:r>
    </w:p>
  </w:comment>
  <w:comment w:id="170" w:author="SAPUL Ma. Shiela C." w:date="2024-05-24T11:13:00Z" w:initials="SMSC">
    <w:p w14:paraId="7738B1B7" w14:textId="77777777" w:rsidR="00BE66AA" w:rsidRDefault="00BE66AA" w:rsidP="00BE66AA">
      <w:pPr>
        <w:pStyle w:val="CommentText"/>
      </w:pPr>
      <w:r>
        <w:rPr>
          <w:rStyle w:val="CommentReference"/>
        </w:rPr>
        <w:annotationRef/>
      </w:r>
      <w:r>
        <w:t>Discuss first what is the purpose of the sequence diagram</w:t>
      </w:r>
    </w:p>
  </w:comment>
  <w:comment w:id="172" w:author="SAPUL Ma. Shiela C." w:date="2024-05-24T11:14:00Z" w:initials="SMSC">
    <w:p w14:paraId="03BBEFA7" w14:textId="77777777" w:rsidR="00BE66AA" w:rsidRDefault="00BE66AA" w:rsidP="00BE66AA">
      <w:pPr>
        <w:pStyle w:val="CommentText"/>
      </w:pPr>
      <w:r>
        <w:rPr>
          <w:rStyle w:val="CommentReference"/>
        </w:rPr>
        <w:annotationRef/>
      </w:r>
      <w:r>
        <w:t>Figure comes after the discussion</w:t>
      </w:r>
    </w:p>
  </w:comment>
  <w:comment w:id="178" w:author="SAPUL Ma. Shiela C." w:date="2024-05-24T11:14:00Z" w:initials="SMSC">
    <w:p w14:paraId="55F86A12" w14:textId="77777777" w:rsidR="00BE66AA" w:rsidRDefault="00BE66AA" w:rsidP="00BE66AA">
      <w:pPr>
        <w:pStyle w:val="CommentText"/>
      </w:pPr>
      <w:r>
        <w:rPr>
          <w:rStyle w:val="CommentReference"/>
        </w:rPr>
        <w:annotationRef/>
      </w:r>
      <w:r>
        <w:t>Where is the discussion for Figure 7 and the remaining figures. Please follow order, Discussion then followed by the figure.</w:t>
      </w:r>
    </w:p>
  </w:comment>
  <w:comment w:id="188" w:author="SAPUL Ma. Shiela C." w:date="2024-05-24T11:16:00Z" w:initials="SMSC">
    <w:p w14:paraId="0B65689E" w14:textId="77777777" w:rsidR="00BE66AA" w:rsidRDefault="00BE66AA" w:rsidP="00BE66AA">
      <w:pPr>
        <w:pStyle w:val="CommentText"/>
      </w:pPr>
      <w:r>
        <w:rPr>
          <w:rStyle w:val="CommentReference"/>
        </w:rPr>
        <w:annotationRef/>
      </w:r>
      <w:r>
        <w:t>Database is a collection of related records, I do not see your table names,  all fields is assigned to a single table? Where are the table names?</w:t>
      </w:r>
    </w:p>
  </w:comment>
  <w:comment w:id="189" w:author="SAPUL Ma. Shiela C." w:date="2024-05-24T11:17:00Z" w:initials="SMSC">
    <w:p w14:paraId="2133AC22" w14:textId="77777777" w:rsidR="00BE66AA" w:rsidRDefault="00BE66AA" w:rsidP="00BE66AA">
      <w:pPr>
        <w:pStyle w:val="CommentText"/>
      </w:pPr>
      <w:r>
        <w:rPr>
          <w:rStyle w:val="CommentReference"/>
        </w:rPr>
        <w:annotationRef/>
      </w:r>
      <w:r>
        <w:t>This table….</w:t>
      </w:r>
    </w:p>
  </w:comment>
  <w:comment w:id="190" w:author="SAPUL Ma. Shiela C." w:date="2024-05-24T11:17:00Z" w:initials="SMSC">
    <w:p w14:paraId="74AB8801" w14:textId="77777777" w:rsidR="00BE66AA" w:rsidRDefault="00BE66AA" w:rsidP="00BE66AA">
      <w:pPr>
        <w:pStyle w:val="CommentText"/>
      </w:pPr>
      <w:r>
        <w:rPr>
          <w:rStyle w:val="CommentReference"/>
        </w:rPr>
        <w:annotationRef/>
      </w:r>
      <w:r>
        <w:t>What is the purpose of this...is this a table? A figure? A diagram?</w:t>
      </w:r>
    </w:p>
  </w:comment>
  <w:comment w:id="191" w:author="SAPUL Ma. Shiela C." w:date="2024-05-24T11:16:00Z" w:initials="SMSC">
    <w:p w14:paraId="13B3204B" w14:textId="573DBA9F" w:rsidR="00BE66AA" w:rsidRDefault="00BE66AA" w:rsidP="00BE66AA">
      <w:pPr>
        <w:pStyle w:val="CommentText"/>
      </w:pPr>
      <w:r>
        <w:rPr>
          <w:rStyle w:val="CommentReference"/>
        </w:rPr>
        <w:annotationRef/>
      </w:r>
      <w:r>
        <w:t>This table…..not database...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424B476" w15:done="0"/>
  <w15:commentEx w15:paraId="32F691C3" w15:done="0"/>
  <w15:commentEx w15:paraId="23BDB0C4" w15:done="0"/>
  <w15:commentEx w15:paraId="002A1BDB" w15:done="0"/>
  <w15:commentEx w15:paraId="502049D7" w15:done="0"/>
  <w15:commentEx w15:paraId="573C4514" w15:done="0"/>
  <w15:commentEx w15:paraId="02A86B91" w15:done="0"/>
  <w15:commentEx w15:paraId="67035A82" w15:paraIdParent="02A86B91" w15:done="0"/>
  <w15:commentEx w15:paraId="24FCD472" w15:done="0"/>
  <w15:commentEx w15:paraId="770841FF" w15:paraIdParent="24FCD472" w15:done="0"/>
  <w15:commentEx w15:paraId="69A4850B" w15:done="0"/>
  <w15:commentEx w15:paraId="134A5964" w15:done="0"/>
  <w15:commentEx w15:paraId="030414AF" w15:done="0"/>
  <w15:commentEx w15:paraId="426C0DBC" w15:done="0"/>
  <w15:commentEx w15:paraId="09A8FC0E" w15:done="0"/>
  <w15:commentEx w15:paraId="60809837" w15:done="0"/>
  <w15:commentEx w15:paraId="52A38033" w15:done="0"/>
  <w15:commentEx w15:paraId="5F45B764" w15:done="0"/>
  <w15:commentEx w15:paraId="1CC297A5" w15:done="0"/>
  <w15:commentEx w15:paraId="76A53107" w15:done="0"/>
  <w15:commentEx w15:paraId="19B9DA36" w15:done="0"/>
  <w15:commentEx w15:paraId="3196776E" w15:done="0"/>
  <w15:commentEx w15:paraId="177AD77D" w15:done="0"/>
  <w15:commentEx w15:paraId="428AB201" w15:done="0"/>
  <w15:commentEx w15:paraId="5D1FB668" w15:done="0"/>
  <w15:commentEx w15:paraId="7738B1B7" w15:done="0"/>
  <w15:commentEx w15:paraId="03BBEFA7" w15:done="0"/>
  <w15:commentEx w15:paraId="55F86A12" w15:done="0"/>
  <w15:commentEx w15:paraId="0B65689E" w15:done="0"/>
  <w15:commentEx w15:paraId="2133AC22" w15:done="0"/>
  <w15:commentEx w15:paraId="74AB8801" w15:done="0"/>
  <w15:commentEx w15:paraId="13B320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970B600" w16cex:dateUtc="2024-05-24T01:53:00Z"/>
  <w16cex:commentExtensible w16cex:durableId="529D9AC4" w16cex:dateUtc="2024-05-24T03:58:00Z"/>
  <w16cex:commentExtensible w16cex:durableId="35605314" w16cex:dateUtc="2024-05-24T03:53:00Z"/>
  <w16cex:commentExtensible w16cex:durableId="27794517" w16cex:dateUtc="2024-05-24T03:55:00Z"/>
  <w16cex:commentExtensible w16cex:durableId="3544D8BA" w16cex:dateUtc="2024-05-24T02:10:00Z"/>
  <w16cex:commentExtensible w16cex:durableId="03BAE2B7" w16cex:dateUtc="2024-05-24T04:03:00Z"/>
  <w16cex:commentExtensible w16cex:durableId="575ED815" w16cex:dateUtc="2024-05-24T02:21:00Z"/>
  <w16cex:commentExtensible w16cex:durableId="7F585BEF" w16cex:dateUtc="2024-05-24T02:22:00Z"/>
  <w16cex:commentExtensible w16cex:durableId="0CDE62C6" w16cex:dateUtc="2024-05-24T02:24:00Z"/>
  <w16cex:commentExtensible w16cex:durableId="7F85F01F" w16cex:dateUtc="2024-05-24T02:25:00Z"/>
  <w16cex:commentExtensible w16cex:durableId="3D7E739B" w16cex:dateUtc="2024-05-24T02:26:00Z"/>
  <w16cex:commentExtensible w16cex:durableId="715556FD" w16cex:dateUtc="2024-05-24T02:27:00Z"/>
  <w16cex:commentExtensible w16cex:durableId="1621D6AA" w16cex:dateUtc="2024-05-24T02:30:00Z"/>
  <w16cex:commentExtensible w16cex:durableId="5A2DD13F" w16cex:dateUtc="2024-05-24T02:34:00Z"/>
  <w16cex:commentExtensible w16cex:durableId="0DE7DA70" w16cex:dateUtc="2024-05-24T02:57:00Z"/>
  <w16cex:commentExtensible w16cex:durableId="4A8ACC98" w16cex:dateUtc="2024-05-24T03:03:00Z"/>
  <w16cex:commentExtensible w16cex:durableId="62F4E551" w16cex:dateUtc="2024-05-24T03:03:00Z"/>
  <w16cex:commentExtensible w16cex:durableId="454B3AEC" w16cex:dateUtc="2024-05-24T03:06:00Z"/>
  <w16cex:commentExtensible w16cex:durableId="4A6DD53E" w16cex:dateUtc="2024-05-24T03:07:00Z"/>
  <w16cex:commentExtensible w16cex:durableId="3505679F" w16cex:dateUtc="2024-05-24T03:07:00Z"/>
  <w16cex:commentExtensible w16cex:durableId="7B80B39F" w16cex:dateUtc="2024-05-24T03:08:00Z"/>
  <w16cex:commentExtensible w16cex:durableId="1FA4E96C" w16cex:dateUtc="2024-05-24T03:08:00Z"/>
  <w16cex:commentExtensible w16cex:durableId="0195C903" w16cex:dateUtc="2024-05-24T03:09:00Z"/>
  <w16cex:commentExtensible w16cex:durableId="6F828FF2" w16cex:dateUtc="2024-05-24T03:10:00Z"/>
  <w16cex:commentExtensible w16cex:durableId="531259A0" w16cex:dateUtc="2024-05-24T03:11:00Z"/>
  <w16cex:commentExtensible w16cex:durableId="6BFDA211" w16cex:dateUtc="2024-05-24T03:13:00Z"/>
  <w16cex:commentExtensible w16cex:durableId="682769DB" w16cex:dateUtc="2024-05-24T03:14:00Z"/>
  <w16cex:commentExtensible w16cex:durableId="61D24E62" w16cex:dateUtc="2024-05-24T03:14:00Z"/>
  <w16cex:commentExtensible w16cex:durableId="0CAE5955" w16cex:dateUtc="2024-05-24T03:16:00Z"/>
  <w16cex:commentExtensible w16cex:durableId="53FD28F0" w16cex:dateUtc="2024-05-24T03:17:00Z"/>
  <w16cex:commentExtensible w16cex:durableId="31AFC671" w16cex:dateUtc="2024-05-24T03:17:00Z"/>
  <w16cex:commentExtensible w16cex:durableId="6E4AFE34" w16cex:dateUtc="2024-05-24T03: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424B476" w16cid:durableId="5970B600"/>
  <w16cid:commentId w16cid:paraId="32F691C3" w16cid:durableId="529D9AC4"/>
  <w16cid:commentId w16cid:paraId="23BDB0C4" w16cid:durableId="35605314"/>
  <w16cid:commentId w16cid:paraId="002A1BDB" w16cid:durableId="27794517"/>
  <w16cid:commentId w16cid:paraId="502049D7" w16cid:durableId="3544D8BA"/>
  <w16cid:commentId w16cid:paraId="573C4514" w16cid:durableId="03BAE2B7"/>
  <w16cid:commentId w16cid:paraId="02A86B91" w16cid:durableId="575ED815"/>
  <w16cid:commentId w16cid:paraId="67035A82" w16cid:durableId="7F585BEF"/>
  <w16cid:commentId w16cid:paraId="24FCD472" w16cid:durableId="0CDE62C6"/>
  <w16cid:commentId w16cid:paraId="770841FF" w16cid:durableId="7F85F01F"/>
  <w16cid:commentId w16cid:paraId="69A4850B" w16cid:durableId="3D7E739B"/>
  <w16cid:commentId w16cid:paraId="134A5964" w16cid:durableId="715556FD"/>
  <w16cid:commentId w16cid:paraId="030414AF" w16cid:durableId="1621D6AA"/>
  <w16cid:commentId w16cid:paraId="426C0DBC" w16cid:durableId="5A2DD13F"/>
  <w16cid:commentId w16cid:paraId="09A8FC0E" w16cid:durableId="0DE7DA70"/>
  <w16cid:commentId w16cid:paraId="60809837" w16cid:durableId="4A8ACC98"/>
  <w16cid:commentId w16cid:paraId="52A38033" w16cid:durableId="62F4E551"/>
  <w16cid:commentId w16cid:paraId="5F45B764" w16cid:durableId="454B3AEC"/>
  <w16cid:commentId w16cid:paraId="1CC297A5" w16cid:durableId="4A6DD53E"/>
  <w16cid:commentId w16cid:paraId="76A53107" w16cid:durableId="3505679F"/>
  <w16cid:commentId w16cid:paraId="19B9DA36" w16cid:durableId="7B80B39F"/>
  <w16cid:commentId w16cid:paraId="3196776E" w16cid:durableId="1FA4E96C"/>
  <w16cid:commentId w16cid:paraId="177AD77D" w16cid:durableId="0195C903"/>
  <w16cid:commentId w16cid:paraId="428AB201" w16cid:durableId="6F828FF2"/>
  <w16cid:commentId w16cid:paraId="5D1FB668" w16cid:durableId="531259A0"/>
  <w16cid:commentId w16cid:paraId="7738B1B7" w16cid:durableId="6BFDA211"/>
  <w16cid:commentId w16cid:paraId="03BBEFA7" w16cid:durableId="682769DB"/>
  <w16cid:commentId w16cid:paraId="55F86A12" w16cid:durableId="61D24E62"/>
  <w16cid:commentId w16cid:paraId="0B65689E" w16cid:durableId="0CAE5955"/>
  <w16cid:commentId w16cid:paraId="2133AC22" w16cid:durableId="53FD28F0"/>
  <w16cid:commentId w16cid:paraId="74AB8801" w16cid:durableId="31AFC671"/>
  <w16cid:commentId w16cid:paraId="13B3204B" w16cid:durableId="6E4AFE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6ADC84" w14:textId="77777777" w:rsidR="006E725B" w:rsidRDefault="006E725B">
      <w:pPr>
        <w:spacing w:line="240" w:lineRule="auto"/>
      </w:pPr>
      <w:r>
        <w:separator/>
      </w:r>
    </w:p>
  </w:endnote>
  <w:endnote w:type="continuationSeparator" w:id="0">
    <w:p w14:paraId="216D7969" w14:textId="77777777" w:rsidR="006E725B" w:rsidRDefault="006E72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embedRegular r:id="rId1" w:fontKey="{BC30835A-45CE-4A71-879C-5F2A083E4D25}"/>
    <w:embedBold r:id="rId2" w:fontKey="{AE1B5BF5-84C7-4014-8538-6CEA14C5A691}"/>
  </w:font>
  <w:font w:name="Arial Unicode MS">
    <w:panose1 w:val="020B0604020202020204"/>
    <w:charset w:val="80"/>
    <w:family w:val="swiss"/>
    <w:pitch w:val="variable"/>
    <w:sig w:usb0="F7FFAFFF" w:usb1="E9DFFFFF" w:usb2="0000003F" w:usb3="00000000" w:csb0="003F01FF" w:csb1="00000000"/>
    <w:embedRegular r:id="rId3" w:subsetted="1" w:fontKey="{C1B7906E-0F6E-4B8A-8BAE-830783A4EB2A}"/>
  </w:font>
  <w:font w:name="Calibri">
    <w:panose1 w:val="020F0502020204030204"/>
    <w:charset w:val="00"/>
    <w:family w:val="swiss"/>
    <w:pitch w:val="variable"/>
    <w:sig w:usb0="E4002EFF" w:usb1="C000247B" w:usb2="00000009" w:usb3="00000000" w:csb0="000001FF" w:csb1="00000000"/>
    <w:embedRegular r:id="rId4" w:fontKey="{931C80CA-E60F-4A92-BA14-21927EC81770}"/>
  </w:font>
  <w:font w:name="Cambria">
    <w:panose1 w:val="02040503050406030204"/>
    <w:charset w:val="00"/>
    <w:family w:val="roman"/>
    <w:pitch w:val="variable"/>
    <w:sig w:usb0="E00006FF" w:usb1="420024FF" w:usb2="02000000" w:usb3="00000000" w:csb0="0000019F" w:csb1="00000000"/>
    <w:embedRegular r:id="rId5" w:fontKey="{D7E5513C-86AE-43C1-BD1A-1AB425F9A9A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6147CB" w14:textId="77777777" w:rsidR="006D1658" w:rsidRDefault="006D165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7A9DB2" w14:textId="77777777" w:rsidR="006E725B" w:rsidRDefault="006E725B">
      <w:pPr>
        <w:spacing w:line="240" w:lineRule="auto"/>
      </w:pPr>
      <w:r>
        <w:separator/>
      </w:r>
    </w:p>
  </w:footnote>
  <w:footnote w:type="continuationSeparator" w:id="0">
    <w:p w14:paraId="1CF53DDD" w14:textId="77777777" w:rsidR="006E725B" w:rsidRDefault="006E72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748BB"/>
    <w:multiLevelType w:val="multilevel"/>
    <w:tmpl w:val="D6146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AE1EC7"/>
    <w:multiLevelType w:val="multilevel"/>
    <w:tmpl w:val="BF48B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5F7DBB"/>
    <w:multiLevelType w:val="multilevel"/>
    <w:tmpl w:val="94C821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656D6255"/>
    <w:multiLevelType w:val="multilevel"/>
    <w:tmpl w:val="306C05F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8AC5D14"/>
    <w:multiLevelType w:val="multilevel"/>
    <w:tmpl w:val="2FAEB1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75D66D6A"/>
    <w:multiLevelType w:val="multilevel"/>
    <w:tmpl w:val="A2D2FF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51414886">
    <w:abstractNumId w:val="2"/>
  </w:num>
  <w:num w:numId="2" w16cid:durableId="1216044988">
    <w:abstractNumId w:val="1"/>
  </w:num>
  <w:num w:numId="3" w16cid:durableId="1371418742">
    <w:abstractNumId w:val="3"/>
  </w:num>
  <w:num w:numId="4" w16cid:durableId="1230845161">
    <w:abstractNumId w:val="5"/>
  </w:num>
  <w:num w:numId="5" w16cid:durableId="1612973553">
    <w:abstractNumId w:val="0"/>
  </w:num>
  <w:num w:numId="6" w16cid:durableId="20853701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PUL Ma. Shiela C.">
    <w15:presenceInfo w15:providerId="AD" w15:userId="S::mssapul@cpu.edu.ph::0c9a236e-46f6-43cd-b261-b32ad17e51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7C0sDSyNLQwtzAxNTBQ0lEKTi0uzszPAykwrAUAlUipXSwAAAA="/>
  </w:docVars>
  <w:rsids>
    <w:rsidRoot w:val="006D1658"/>
    <w:rsid w:val="00301024"/>
    <w:rsid w:val="00365AD4"/>
    <w:rsid w:val="006D1658"/>
    <w:rsid w:val="006E725B"/>
    <w:rsid w:val="00966923"/>
    <w:rsid w:val="00AB49C7"/>
    <w:rsid w:val="00BE66AA"/>
    <w:rsid w:val="00C50F4D"/>
    <w:rsid w:val="00DC457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AD104"/>
  <w15:docId w15:val="{0ED29E45-E468-4A38-8812-C2FDD7316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C50F4D"/>
    <w:rPr>
      <w:sz w:val="16"/>
      <w:szCs w:val="16"/>
    </w:rPr>
  </w:style>
  <w:style w:type="paragraph" w:styleId="CommentText">
    <w:name w:val="annotation text"/>
    <w:basedOn w:val="Normal"/>
    <w:link w:val="CommentTextChar"/>
    <w:uiPriority w:val="99"/>
    <w:unhideWhenUsed/>
    <w:rsid w:val="00C50F4D"/>
    <w:pPr>
      <w:spacing w:line="240" w:lineRule="auto"/>
    </w:pPr>
    <w:rPr>
      <w:sz w:val="20"/>
      <w:szCs w:val="20"/>
    </w:rPr>
  </w:style>
  <w:style w:type="character" w:customStyle="1" w:styleId="CommentTextChar">
    <w:name w:val="Comment Text Char"/>
    <w:basedOn w:val="DefaultParagraphFont"/>
    <w:link w:val="CommentText"/>
    <w:uiPriority w:val="99"/>
    <w:rsid w:val="00C50F4D"/>
    <w:rPr>
      <w:sz w:val="20"/>
      <w:szCs w:val="20"/>
    </w:rPr>
  </w:style>
  <w:style w:type="paragraph" w:styleId="CommentSubject">
    <w:name w:val="annotation subject"/>
    <w:basedOn w:val="CommentText"/>
    <w:next w:val="CommentText"/>
    <w:link w:val="CommentSubjectChar"/>
    <w:uiPriority w:val="99"/>
    <w:semiHidden/>
    <w:unhideWhenUsed/>
    <w:rsid w:val="00C50F4D"/>
    <w:rPr>
      <w:b/>
      <w:bCs/>
    </w:rPr>
  </w:style>
  <w:style w:type="character" w:customStyle="1" w:styleId="CommentSubjectChar">
    <w:name w:val="Comment Subject Char"/>
    <w:basedOn w:val="CommentTextChar"/>
    <w:link w:val="CommentSubject"/>
    <w:uiPriority w:val="99"/>
    <w:semiHidden/>
    <w:rsid w:val="00C50F4D"/>
    <w:rPr>
      <w:b/>
      <w:bCs/>
      <w:sz w:val="20"/>
      <w:szCs w:val="20"/>
    </w:rPr>
  </w:style>
  <w:style w:type="paragraph" w:styleId="Revision">
    <w:name w:val="Revision"/>
    <w:hidden/>
    <w:uiPriority w:val="99"/>
    <w:semiHidden/>
    <w:rsid w:val="00C50F4D"/>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TotalTime>
  <Pages>44</Pages>
  <Words>6931</Words>
  <Characters>39513</Characters>
  <Application>Microsoft Office Word</Application>
  <DocSecurity>0</DocSecurity>
  <Lines>329</Lines>
  <Paragraphs>92</Paragraphs>
  <ScaleCrop>false</ScaleCrop>
  <Company/>
  <LinksUpToDate>false</LinksUpToDate>
  <CharactersWithSpaces>46352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Lidpok</dc:creator>
  <cp:lastModifiedBy>SAPUL Ma. Shiela C.</cp:lastModifiedBy>
  <cp:revision>4</cp:revision>
  <dcterms:created xsi:type="dcterms:W3CDTF">2024-05-24T03:55:00Z</dcterms:created>
  <dcterms:modified xsi:type="dcterms:W3CDTF">2024-05-24T04:05:00Z</dcterms:modified>
</cp:coreProperties>
</file>